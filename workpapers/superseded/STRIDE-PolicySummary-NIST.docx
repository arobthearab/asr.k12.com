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FEB29" w14:textId="0CCDEADA" w:rsidR="00D81496" w:rsidRDefault="005A5E1F">
      <w:pPr>
        <w:pStyle w:val="Heading1"/>
      </w:pPr>
      <w:r>
        <w:t>STRIDE Policy → NIST CSF 2.0 Mapping (</w:t>
      </w:r>
      <w:r w:rsidR="004E06C5">
        <w:t>Summary</w:t>
      </w:r>
      <w:r>
        <w:t xml:space="preserve"> Policy Narratives)</w:t>
      </w:r>
      <w:ins w:id="0" w:author="Andy Robinson" w:date="2026-02-05T17:38:00Z" w16du:dateUtc="2026-02-05T22:38:00Z">
        <w:r w:rsidR="008437CB">
          <w:t>1.</w:t>
        </w:r>
      </w:ins>
    </w:p>
    <w:p w14:paraId="62CD3E69" w14:textId="7A20F516" w:rsidR="00D81496" w:rsidRDefault="004E06C5">
      <w:r>
        <w:t xml:space="preserve">This document includes policy </w:t>
      </w:r>
      <w:r w:rsidR="00F51B77">
        <w:t>descriptives and summary narratives, as well as mapping each control to NIST CSF 2.0 controls, and providing a pointer back to the reference documentation</w:t>
      </w:r>
      <w:r w:rsidR="005A5E1F">
        <w:t>.</w:t>
      </w:r>
    </w:p>
    <w:tbl>
      <w:tblPr>
        <w:tblStyle w:val="GridTable4"/>
        <w:tblW w:w="0" w:type="auto"/>
        <w:tblLook w:val="04A0" w:firstRow="1" w:lastRow="0" w:firstColumn="1" w:lastColumn="0" w:noHBand="0" w:noVBand="1"/>
      </w:tblPr>
      <w:tblGrid>
        <w:gridCol w:w="6858"/>
        <w:gridCol w:w="2880"/>
        <w:gridCol w:w="2790"/>
      </w:tblGrid>
      <w:tr w:rsidR="00D81496" w14:paraId="4D97B0D0" w14:textId="77777777" w:rsidTr="0027552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6858" w:type="dxa"/>
          </w:tcPr>
          <w:p w14:paraId="76E03D06" w14:textId="58814E6D" w:rsidR="00D81496" w:rsidRDefault="009D4767">
            <w:r>
              <w:t>Policy Name &amp; Narrative</w:t>
            </w:r>
          </w:p>
        </w:tc>
        <w:tc>
          <w:tcPr>
            <w:tcW w:w="2880" w:type="dxa"/>
          </w:tcPr>
          <w:p w14:paraId="13920B30" w14:textId="77777777" w:rsidR="00D81496" w:rsidRDefault="005A5E1F">
            <w:pPr>
              <w:cnfStyle w:val="100000000000" w:firstRow="1" w:lastRow="0" w:firstColumn="0" w:lastColumn="0" w:oddVBand="0" w:evenVBand="0" w:oddHBand="0" w:evenHBand="0" w:firstRowFirstColumn="0" w:firstRowLastColumn="0" w:lastRowFirstColumn="0" w:lastRowLastColumn="0"/>
            </w:pPr>
            <w:r>
              <w:t>NIST CSF 2.0 Codes</w:t>
            </w:r>
          </w:p>
        </w:tc>
        <w:tc>
          <w:tcPr>
            <w:tcW w:w="2790" w:type="dxa"/>
          </w:tcPr>
          <w:p w14:paraId="64C3FB97" w14:textId="4759DDB5" w:rsidR="00D81496" w:rsidRDefault="009D4767">
            <w:pPr>
              <w:cnfStyle w:val="100000000000" w:firstRow="1" w:lastRow="0" w:firstColumn="0" w:lastColumn="0" w:oddVBand="0" w:evenVBand="0" w:oddHBand="0" w:evenHBand="0" w:firstRowFirstColumn="0" w:firstRowLastColumn="0" w:lastRowFirstColumn="0" w:lastRowLastColumn="0"/>
            </w:pPr>
            <w:r>
              <w:t>Source Documents</w:t>
            </w:r>
          </w:p>
        </w:tc>
      </w:tr>
      <w:tr w:rsidR="00D81496" w14:paraId="7A519AE7" w14:textId="77777777" w:rsidTr="002755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58" w:type="dxa"/>
          </w:tcPr>
          <w:p w14:paraId="5D0BA04E" w14:textId="78C68FC3" w:rsidR="0027552E" w:rsidRDefault="005A5E1F" w:rsidP="0027552E">
            <w:pPr>
              <w:pStyle w:val="PolicyName"/>
            </w:pPr>
            <w:r w:rsidRPr="0027552E">
              <w:rPr>
                <w:b/>
                <w:bCs/>
              </w:rPr>
              <w:t>Password &amp; Authentication Policy (MFA, Password Standards, Session &amp; Lockout)</w:t>
            </w:r>
          </w:p>
          <w:p w14:paraId="16849937" w14:textId="77777777" w:rsidR="0027552E" w:rsidRPr="0027552E" w:rsidRDefault="0027552E" w:rsidP="0027552E">
            <w:pPr>
              <w:pStyle w:val="PolicyName"/>
              <w:rPr>
                <w:b/>
                <w:bCs/>
              </w:rPr>
            </w:pPr>
          </w:p>
          <w:p w14:paraId="7A4182F9" w14:textId="77777777" w:rsidR="00B9284B" w:rsidRPr="0027552E" w:rsidRDefault="005A5E1F" w:rsidP="0027552E">
            <w:pPr>
              <w:pStyle w:val="ListParagraph"/>
              <w:numPr>
                <w:ilvl w:val="0"/>
                <w:numId w:val="10"/>
              </w:numPr>
              <w:ind w:left="360"/>
              <w:rPr>
                <w:b w:val="0"/>
              </w:rPr>
            </w:pPr>
            <w:r w:rsidRPr="0027552E">
              <w:rPr>
                <w:b w:val="0"/>
              </w:rPr>
              <w:t>Multi-Factor Authentication (MFA) is required, where technically feasible, for all externally exposed apps, all remote network access, and all administrative access.</w:t>
            </w:r>
          </w:p>
          <w:p w14:paraId="1E8B5C4A" w14:textId="6DCC645B" w:rsidR="00B9284B" w:rsidRPr="0027552E" w:rsidRDefault="005A5E1F" w:rsidP="0027552E">
            <w:pPr>
              <w:pStyle w:val="ListParagraph"/>
              <w:numPr>
                <w:ilvl w:val="0"/>
                <w:numId w:val="10"/>
              </w:numPr>
              <w:ind w:left="360"/>
              <w:rPr>
                <w:b w:val="0"/>
              </w:rPr>
            </w:pPr>
            <w:commentRangeStart w:id="1"/>
            <w:r w:rsidRPr="0027552E">
              <w:rPr>
                <w:b w:val="0"/>
              </w:rPr>
              <w:t>Passwords must be at least 8 characters; may not contain the user ID or obvious personal derivatives; must meet 3 of 4 complexity categories (uppercase, lowercase, numeric, special).</w:t>
            </w:r>
            <w:commentRangeEnd w:id="1"/>
            <w:r w:rsidR="0065075B">
              <w:rPr>
                <w:rStyle w:val="CommentReference"/>
                <w:b w:val="0"/>
                <w:bCs w:val="0"/>
              </w:rPr>
              <w:commentReference w:id="1"/>
            </w:r>
          </w:p>
          <w:p w14:paraId="788DC08F" w14:textId="51EC357A" w:rsidR="00B9284B" w:rsidRPr="0027552E" w:rsidRDefault="005A5E1F" w:rsidP="0027552E">
            <w:pPr>
              <w:pStyle w:val="ListParagraph"/>
              <w:numPr>
                <w:ilvl w:val="0"/>
                <w:numId w:val="10"/>
              </w:numPr>
              <w:ind w:left="360"/>
              <w:rPr>
                <w:b w:val="0"/>
              </w:rPr>
            </w:pPr>
            <w:commentRangeStart w:id="2"/>
            <w:r w:rsidRPr="0027552E">
              <w:rPr>
                <w:b w:val="0"/>
              </w:rPr>
              <w:t>Account lockout after 5 failed attempts.</w:t>
            </w:r>
            <w:commentRangeEnd w:id="2"/>
            <w:r w:rsidR="007552A3">
              <w:rPr>
                <w:rStyle w:val="CommentReference"/>
                <w:b w:val="0"/>
                <w:bCs w:val="0"/>
              </w:rPr>
              <w:commentReference w:id="2"/>
            </w:r>
          </w:p>
          <w:p w14:paraId="09CD03D3" w14:textId="3820CCC6" w:rsidR="00B9284B" w:rsidRPr="0027552E" w:rsidRDefault="005A5E1F" w:rsidP="0027552E">
            <w:pPr>
              <w:pStyle w:val="ListParagraph"/>
              <w:numPr>
                <w:ilvl w:val="0"/>
                <w:numId w:val="10"/>
              </w:numPr>
              <w:ind w:left="360"/>
              <w:rPr>
                <w:b w:val="0"/>
              </w:rPr>
            </w:pPr>
            <w:r w:rsidRPr="0027552E">
              <w:rPr>
                <w:b w:val="0"/>
              </w:rPr>
              <w:t>No forced password expiration for MFA-enabled accounts; banned password list enabled (where supported) with custom Stride terms.</w:t>
            </w:r>
          </w:p>
          <w:p w14:paraId="54D318C3" w14:textId="078648D4" w:rsidR="00B9284B" w:rsidRPr="0027552E" w:rsidRDefault="005A5E1F" w:rsidP="0027552E">
            <w:pPr>
              <w:pStyle w:val="ListParagraph"/>
              <w:numPr>
                <w:ilvl w:val="0"/>
                <w:numId w:val="10"/>
              </w:numPr>
              <w:ind w:left="360"/>
              <w:rPr>
                <w:b w:val="0"/>
              </w:rPr>
            </w:pPr>
            <w:r w:rsidRPr="0027552E">
              <w:rPr>
                <w:b w:val="0"/>
              </w:rPr>
              <w:t>R</w:t>
            </w:r>
            <w:r w:rsidRPr="0027552E">
              <w:rPr>
                <w:b w:val="0"/>
              </w:rPr>
              <w:t>e-authentication windows: Stride-owned devices 72h, personal devices 24h.</w:t>
            </w:r>
          </w:p>
          <w:p w14:paraId="6D28BFEF" w14:textId="6551F5D8" w:rsidR="0027552E" w:rsidRPr="0027552E" w:rsidRDefault="005A5E1F" w:rsidP="0027552E">
            <w:pPr>
              <w:pStyle w:val="ListParagraph"/>
              <w:numPr>
                <w:ilvl w:val="0"/>
                <w:numId w:val="10"/>
              </w:numPr>
              <w:ind w:left="360"/>
              <w:rPr>
                <w:b w:val="0"/>
              </w:rPr>
            </w:pPr>
            <w:commentRangeStart w:id="3"/>
            <w:r w:rsidRPr="0027552E">
              <w:rPr>
                <w:b w:val="0"/>
              </w:rPr>
              <w:t xml:space="preserve">Default/manufacturer credentials must be changed; credentials must never be </w:t>
            </w:r>
            <w:r w:rsidR="0027552E" w:rsidRPr="0027552E">
              <w:rPr>
                <w:b w:val="0"/>
              </w:rPr>
              <w:t>hard coded</w:t>
            </w:r>
            <w:r w:rsidRPr="0027552E">
              <w:rPr>
                <w:b w:val="0"/>
              </w:rPr>
              <w:t xml:space="preserve"> in applications or files; secrets must be vaulted.</w:t>
            </w:r>
            <w:commentRangeEnd w:id="3"/>
            <w:r w:rsidR="005A660C">
              <w:rPr>
                <w:rStyle w:val="CommentReference"/>
                <w:b w:val="0"/>
                <w:bCs w:val="0"/>
              </w:rPr>
              <w:commentReference w:id="3"/>
            </w:r>
          </w:p>
          <w:p w14:paraId="3C207F3F" w14:textId="44A9DD11" w:rsidR="00D81496" w:rsidRPr="0027552E" w:rsidRDefault="005A5E1F" w:rsidP="0027552E">
            <w:pPr>
              <w:pStyle w:val="ListParagraph"/>
              <w:numPr>
                <w:ilvl w:val="0"/>
                <w:numId w:val="10"/>
              </w:numPr>
              <w:ind w:left="360"/>
              <w:rPr>
                <w:b w:val="0"/>
              </w:rPr>
            </w:pPr>
            <w:commentRangeStart w:id="4"/>
            <w:r w:rsidRPr="0027552E">
              <w:rPr>
                <w:b w:val="0"/>
              </w:rPr>
              <w:t>All authentication and authorization events are logged and reviewed; shared accounts are prohibited; unique IDs are required.</w:t>
            </w:r>
            <w:commentRangeEnd w:id="4"/>
            <w:r w:rsidR="002A57CF">
              <w:rPr>
                <w:rStyle w:val="CommentReference"/>
                <w:b w:val="0"/>
                <w:bCs w:val="0"/>
              </w:rPr>
              <w:commentReference w:id="4"/>
            </w:r>
          </w:p>
        </w:tc>
        <w:tc>
          <w:tcPr>
            <w:tcW w:w="2880" w:type="dxa"/>
          </w:tcPr>
          <w:p w14:paraId="1D814B51" w14:textId="77777777" w:rsidR="0027552E" w:rsidRDefault="005A5E1F">
            <w:pPr>
              <w:cnfStyle w:val="000000100000" w:firstRow="0" w:lastRow="0" w:firstColumn="0" w:lastColumn="0" w:oddVBand="0" w:evenVBand="0" w:oddHBand="1" w:evenHBand="0" w:firstRowFirstColumn="0" w:firstRowLastColumn="0" w:lastRowFirstColumn="0" w:lastRowLastColumn="0"/>
            </w:pPr>
            <w:r>
              <w:t xml:space="preserve">PR.AA-02, PR.AA-03, </w:t>
            </w:r>
          </w:p>
          <w:p w14:paraId="3BC43813" w14:textId="77777777" w:rsidR="0027552E" w:rsidRDefault="005A5E1F">
            <w:pPr>
              <w:cnfStyle w:val="000000100000" w:firstRow="0" w:lastRow="0" w:firstColumn="0" w:lastColumn="0" w:oddVBand="0" w:evenVBand="0" w:oddHBand="1" w:evenHBand="0" w:firstRowFirstColumn="0" w:firstRowLastColumn="0" w:lastRowFirstColumn="0" w:lastRowLastColumn="0"/>
            </w:pPr>
            <w:r>
              <w:t xml:space="preserve">PR.AA-04, PR.PS-06, </w:t>
            </w:r>
          </w:p>
          <w:p w14:paraId="45BE5F57" w14:textId="043336A6" w:rsidR="00D81496" w:rsidRDefault="005A5E1F">
            <w:pPr>
              <w:cnfStyle w:val="000000100000" w:firstRow="0" w:lastRow="0" w:firstColumn="0" w:lastColumn="0" w:oddVBand="0" w:evenVBand="0" w:oddHBand="1" w:evenHBand="0" w:firstRowFirstColumn="0" w:firstRowLastColumn="0" w:lastRowFirstColumn="0" w:lastRowLastColumn="0"/>
            </w:pPr>
            <w:r>
              <w:t>PR.PS-04</w:t>
            </w:r>
          </w:p>
        </w:tc>
        <w:tc>
          <w:tcPr>
            <w:tcW w:w="2790" w:type="dxa"/>
          </w:tcPr>
          <w:p w14:paraId="335C6313" w14:textId="77777777" w:rsidR="00D81496" w:rsidRDefault="005A5E1F">
            <w:pPr>
              <w:cnfStyle w:val="000000100000" w:firstRow="0" w:lastRow="0" w:firstColumn="0" w:lastColumn="0" w:oddVBand="0" w:evenVBand="0" w:oddHBand="1" w:evenHBand="0" w:firstRowFirstColumn="0" w:firstRowLastColumn="0" w:lastRowFirstColumn="0" w:lastRowLastColumn="0"/>
            </w:pPr>
            <w:r>
              <w:t>STRIDE ISP 4.1 – Identity, Auth &amp; Access (PR.AA); STRIDE ISP 4.4 – Platform Security (PR.PS)</w:t>
            </w:r>
          </w:p>
        </w:tc>
      </w:tr>
      <w:tr w:rsidR="00D81496" w14:paraId="31A9E26E" w14:textId="77777777" w:rsidTr="0027552E">
        <w:trPr>
          <w:cantSplit/>
        </w:trPr>
        <w:tc>
          <w:tcPr>
            <w:cnfStyle w:val="001000000000" w:firstRow="0" w:lastRow="0" w:firstColumn="1" w:lastColumn="0" w:oddVBand="0" w:evenVBand="0" w:oddHBand="0" w:evenHBand="0" w:firstRowFirstColumn="0" w:firstRowLastColumn="0" w:lastRowFirstColumn="0" w:lastRowLastColumn="0"/>
            <w:tcW w:w="6858" w:type="dxa"/>
          </w:tcPr>
          <w:p w14:paraId="766F7047" w14:textId="78865A5E" w:rsidR="009D4767" w:rsidRDefault="005A5E1F" w:rsidP="009D4767">
            <w:pPr>
              <w:rPr>
                <w:b w:val="0"/>
                <w:bCs w:val="0"/>
                <w:color w:val="4F81BD" w:themeColor="accent1"/>
              </w:rPr>
            </w:pPr>
            <w:r w:rsidRPr="009D4767">
              <w:rPr>
                <w:color w:val="4F81BD" w:themeColor="accent1"/>
              </w:rPr>
              <w:lastRenderedPageBreak/>
              <w:t>Identity Lifecycle &amp; Access Governance (Joiner/Mover/Leaver, Least Privilege, SoD, Access Reviews)</w:t>
            </w:r>
          </w:p>
          <w:p w14:paraId="56F309B8" w14:textId="77777777" w:rsidR="0027552E" w:rsidRPr="009D4767" w:rsidRDefault="0027552E" w:rsidP="009D4767">
            <w:pPr>
              <w:rPr>
                <w:b w:val="0"/>
                <w:bCs w:val="0"/>
                <w:color w:val="4F81BD" w:themeColor="accent1"/>
              </w:rPr>
            </w:pPr>
          </w:p>
          <w:p w14:paraId="49DB6CDA" w14:textId="77777777" w:rsidR="009D4767" w:rsidRPr="009D4767" w:rsidRDefault="009D4767" w:rsidP="009D4767">
            <w:pPr>
              <w:pStyle w:val="ListParagraph"/>
              <w:rPr>
                <w:b w:val="0"/>
                <w:bCs w:val="0"/>
              </w:rPr>
            </w:pPr>
            <w:commentRangeStart w:id="5"/>
            <w:r w:rsidRPr="009D4767">
              <w:rPr>
                <w:b w:val="0"/>
                <w:bCs w:val="0"/>
              </w:rPr>
              <w:t>New, changed, and removed access requires documented request/approval; access is granted on least-privilege and role appropriateness.</w:t>
            </w:r>
          </w:p>
          <w:p w14:paraId="115D2FF1" w14:textId="77777777" w:rsidR="009D4767" w:rsidRPr="009D4767" w:rsidRDefault="009D4767" w:rsidP="009D4767">
            <w:pPr>
              <w:pStyle w:val="ListParagraph"/>
              <w:rPr>
                <w:b w:val="0"/>
                <w:bCs w:val="0"/>
              </w:rPr>
            </w:pPr>
            <w:r w:rsidRPr="009D4767">
              <w:rPr>
                <w:b w:val="0"/>
                <w:bCs w:val="0"/>
              </w:rPr>
              <w:t>Movers: access reviewed within 15 days; if delayed, a written transition plan is required and kept current.</w:t>
            </w:r>
          </w:p>
          <w:p w14:paraId="1BBF7EC1" w14:textId="77777777" w:rsidR="009D4767" w:rsidRPr="009D4767" w:rsidRDefault="009D4767" w:rsidP="009D4767">
            <w:pPr>
              <w:pStyle w:val="ListParagraph"/>
              <w:rPr>
                <w:b w:val="0"/>
                <w:bCs w:val="0"/>
              </w:rPr>
            </w:pPr>
            <w:r w:rsidRPr="009D4767">
              <w:rPr>
                <w:b w:val="0"/>
                <w:bCs w:val="0"/>
              </w:rPr>
              <w:t>Leavers: de‑provisioning within 1 business day for ASAP terms; within 3 business days for standard terms.</w:t>
            </w:r>
            <w:commentRangeEnd w:id="5"/>
            <w:r w:rsidR="00AC358E">
              <w:rPr>
                <w:rStyle w:val="CommentReference"/>
                <w:b w:val="0"/>
                <w:bCs w:val="0"/>
              </w:rPr>
              <w:commentReference w:id="5"/>
            </w:r>
          </w:p>
          <w:p w14:paraId="3A9032B4" w14:textId="593D324C" w:rsidR="00D81496" w:rsidRPr="009D4767" w:rsidRDefault="009D4767" w:rsidP="009D4767">
            <w:pPr>
              <w:pStyle w:val="ListParagraph"/>
            </w:pPr>
            <w:r w:rsidRPr="009D4767">
              <w:rPr>
                <w:b w:val="0"/>
                <w:bCs w:val="0"/>
              </w:rPr>
              <w:t xml:space="preserve">Segregation of Duties (SoD) is documented and enforced where feasible; periodic </w:t>
            </w:r>
            <w:commentRangeStart w:id="6"/>
            <w:r w:rsidRPr="009D4767">
              <w:rPr>
                <w:b w:val="0"/>
                <w:bCs w:val="0"/>
              </w:rPr>
              <w:t>User Access Reviews performed at least annually; revocations from reviews actioned within 30 business days.</w:t>
            </w:r>
            <w:commentRangeEnd w:id="6"/>
            <w:r w:rsidR="00E23416">
              <w:rPr>
                <w:rStyle w:val="CommentReference"/>
                <w:b w:val="0"/>
                <w:bCs w:val="0"/>
              </w:rPr>
              <w:commentReference w:id="6"/>
            </w:r>
          </w:p>
        </w:tc>
        <w:tc>
          <w:tcPr>
            <w:tcW w:w="2880" w:type="dxa"/>
          </w:tcPr>
          <w:p w14:paraId="48F5F42A" w14:textId="77777777" w:rsidR="00D81496" w:rsidRDefault="005A5E1F">
            <w:pPr>
              <w:cnfStyle w:val="000000000000" w:firstRow="0" w:lastRow="0" w:firstColumn="0" w:lastColumn="0" w:oddVBand="0" w:evenVBand="0" w:oddHBand="0" w:evenHBand="0" w:firstRowFirstColumn="0" w:firstRowLastColumn="0" w:lastRowFirstColumn="0" w:lastRowLastColumn="0"/>
            </w:pPr>
            <w:r>
              <w:t>PR.AA-01, PR.AA-05</w:t>
            </w:r>
          </w:p>
        </w:tc>
        <w:tc>
          <w:tcPr>
            <w:tcW w:w="2790" w:type="dxa"/>
          </w:tcPr>
          <w:p w14:paraId="1EA4C1C2" w14:textId="77777777" w:rsidR="00D81496" w:rsidRDefault="005A5E1F">
            <w:pPr>
              <w:cnfStyle w:val="000000000000" w:firstRow="0" w:lastRow="0" w:firstColumn="0" w:lastColumn="0" w:oddVBand="0" w:evenVBand="0" w:oddHBand="0" w:evenHBand="0" w:firstRowFirstColumn="0" w:firstRowLastColumn="0" w:lastRowFirstColumn="0" w:lastRowLastColumn="0"/>
            </w:pPr>
            <w:r>
              <w:t>STRIDE ISP 4.1 – Identity, Auth &amp; Access (PR.AA)</w:t>
            </w:r>
          </w:p>
        </w:tc>
      </w:tr>
      <w:tr w:rsidR="00D81496" w14:paraId="555A6C8D" w14:textId="77777777" w:rsidTr="002755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58" w:type="dxa"/>
          </w:tcPr>
          <w:p w14:paraId="5D605D37" w14:textId="77777777" w:rsidR="00D81496" w:rsidRDefault="005A5E1F" w:rsidP="0027552E">
            <w:pPr>
              <w:pStyle w:val="PolicyName"/>
            </w:pPr>
            <w:r w:rsidRPr="009D4767">
              <w:rPr>
                <w:b/>
                <w:bCs/>
              </w:rPr>
              <w:t>Privileged, Service, and Break‑Glass Accounts (Vaulting, Monitoring, Controls)</w:t>
            </w:r>
          </w:p>
          <w:p w14:paraId="341E7630" w14:textId="77777777" w:rsidR="00455063" w:rsidRPr="009D4767" w:rsidRDefault="00455063" w:rsidP="0027552E">
            <w:pPr>
              <w:pStyle w:val="PolicyName"/>
              <w:rPr>
                <w:b/>
                <w:bCs/>
              </w:rPr>
            </w:pPr>
          </w:p>
          <w:p w14:paraId="3CBED8FE" w14:textId="77777777" w:rsidR="009D4767" w:rsidRPr="009D4767" w:rsidRDefault="009D4767" w:rsidP="009D4767">
            <w:pPr>
              <w:pStyle w:val="ListParagraph"/>
              <w:rPr>
                <w:b w:val="0"/>
                <w:bCs w:val="0"/>
              </w:rPr>
            </w:pPr>
            <w:commentRangeStart w:id="7"/>
            <w:r w:rsidRPr="009D4767">
              <w:rPr>
                <w:b w:val="0"/>
                <w:bCs w:val="0"/>
              </w:rPr>
              <w:t>All privileged/service/break‑glass accounts are uniquely named, vaulted, and MFA-protected; admin users maintain separate non‑privileged accounts.</w:t>
            </w:r>
            <w:commentRangeEnd w:id="7"/>
            <w:r w:rsidR="002F50F4">
              <w:rPr>
                <w:rStyle w:val="CommentReference"/>
                <w:b w:val="0"/>
                <w:bCs w:val="0"/>
              </w:rPr>
              <w:commentReference w:id="7"/>
            </w:r>
          </w:p>
          <w:p w14:paraId="54E4FD37" w14:textId="6C2E0691" w:rsidR="00D81496" w:rsidRDefault="009D4767" w:rsidP="009D4767">
            <w:pPr>
              <w:pStyle w:val="ListParagraph"/>
            </w:pPr>
            <w:r w:rsidRPr="009D4767">
              <w:rPr>
                <w:b w:val="0"/>
                <w:bCs w:val="0"/>
              </w:rPr>
              <w:t>No embedded or hard‑coded credentials; continuous monitoring for misuse; access extensions for contractors limited to defined timeframes.</w:t>
            </w:r>
          </w:p>
        </w:tc>
        <w:tc>
          <w:tcPr>
            <w:tcW w:w="2880" w:type="dxa"/>
          </w:tcPr>
          <w:p w14:paraId="6FD318F2" w14:textId="77777777" w:rsidR="00D81496" w:rsidRDefault="005A5E1F">
            <w:pPr>
              <w:cnfStyle w:val="000000100000" w:firstRow="0" w:lastRow="0" w:firstColumn="0" w:lastColumn="0" w:oddVBand="0" w:evenVBand="0" w:oddHBand="1" w:evenHBand="0" w:firstRowFirstColumn="0" w:firstRowLastColumn="0" w:lastRowFirstColumn="0" w:lastRowLastColumn="0"/>
            </w:pPr>
            <w:r>
              <w:t>PR.AA-01, PR.AA-05</w:t>
            </w:r>
          </w:p>
        </w:tc>
        <w:tc>
          <w:tcPr>
            <w:tcW w:w="2790" w:type="dxa"/>
          </w:tcPr>
          <w:p w14:paraId="1070E052" w14:textId="77777777" w:rsidR="00D81496" w:rsidRDefault="005A5E1F">
            <w:pPr>
              <w:cnfStyle w:val="000000100000" w:firstRow="0" w:lastRow="0" w:firstColumn="0" w:lastColumn="0" w:oddVBand="0" w:evenVBand="0" w:oddHBand="1" w:evenHBand="0" w:firstRowFirstColumn="0" w:firstRowLastColumn="0" w:lastRowFirstColumn="0" w:lastRowLastColumn="0"/>
            </w:pPr>
            <w:r>
              <w:t>STRIDE ISP 4.1 – Identity, Auth &amp; Access (PR.AA)</w:t>
            </w:r>
          </w:p>
        </w:tc>
      </w:tr>
      <w:tr w:rsidR="00D81496" w14:paraId="18378DE0" w14:textId="77777777" w:rsidTr="0027552E">
        <w:trPr>
          <w:cantSplit/>
        </w:trPr>
        <w:tc>
          <w:tcPr>
            <w:cnfStyle w:val="001000000000" w:firstRow="0" w:lastRow="0" w:firstColumn="1" w:lastColumn="0" w:oddVBand="0" w:evenVBand="0" w:oddHBand="0" w:evenHBand="0" w:firstRowFirstColumn="0" w:firstRowLastColumn="0" w:lastRowFirstColumn="0" w:lastRowLastColumn="0"/>
            <w:tcW w:w="6858" w:type="dxa"/>
          </w:tcPr>
          <w:p w14:paraId="090330FF" w14:textId="77777777" w:rsidR="00D81496" w:rsidRDefault="005A5E1F" w:rsidP="0027552E">
            <w:pPr>
              <w:pStyle w:val="PolicyName"/>
            </w:pPr>
            <w:r w:rsidRPr="0027552E">
              <w:rPr>
                <w:b/>
                <w:bCs/>
              </w:rPr>
              <w:lastRenderedPageBreak/>
              <w:t>Data Security (Encryption, DLP/Exfil, Integrity, Environments, Backups)</w:t>
            </w:r>
          </w:p>
          <w:p w14:paraId="5E7A356B" w14:textId="77777777" w:rsidR="00455063" w:rsidRPr="0027552E" w:rsidRDefault="00455063" w:rsidP="0027552E">
            <w:pPr>
              <w:pStyle w:val="PolicyName"/>
              <w:rPr>
                <w:b/>
                <w:bCs/>
              </w:rPr>
            </w:pPr>
          </w:p>
          <w:p w14:paraId="2079B856" w14:textId="77777777" w:rsidR="0027552E" w:rsidRPr="0027552E" w:rsidRDefault="009D4767" w:rsidP="0027552E">
            <w:pPr>
              <w:pStyle w:val="ListParagraph"/>
              <w:numPr>
                <w:ilvl w:val="0"/>
                <w:numId w:val="13"/>
              </w:numPr>
              <w:ind w:left="360"/>
              <w:rPr>
                <w:b w:val="0"/>
                <w:bCs w:val="0"/>
              </w:rPr>
            </w:pPr>
            <w:r w:rsidRPr="0027552E">
              <w:rPr>
                <w:b w:val="0"/>
                <w:bCs w:val="0"/>
              </w:rPr>
              <w:t xml:space="preserve">Encrypt data‑at‑rest with AES‑256 (where feasible) and data‑in‑transit </w:t>
            </w:r>
            <w:commentRangeStart w:id="8"/>
            <w:r w:rsidRPr="0027552E">
              <w:rPr>
                <w:b w:val="0"/>
                <w:bCs w:val="0"/>
              </w:rPr>
              <w:t xml:space="preserve">with TLS 1.2+; </w:t>
            </w:r>
            <w:commentRangeEnd w:id="8"/>
            <w:r w:rsidR="00C7024E">
              <w:rPr>
                <w:rStyle w:val="CommentReference"/>
                <w:b w:val="0"/>
                <w:bCs w:val="0"/>
              </w:rPr>
              <w:commentReference w:id="8"/>
            </w:r>
            <w:r w:rsidRPr="0027552E">
              <w:rPr>
                <w:b w:val="0"/>
                <w:bCs w:val="0"/>
              </w:rPr>
              <w:t>keys managed with separation of duties.</w:t>
            </w:r>
          </w:p>
          <w:p w14:paraId="2B525DF0" w14:textId="77777777" w:rsidR="0027552E" w:rsidRPr="0027552E" w:rsidRDefault="009D4767" w:rsidP="0027552E">
            <w:pPr>
              <w:pStyle w:val="ListParagraph"/>
              <w:numPr>
                <w:ilvl w:val="0"/>
                <w:numId w:val="13"/>
              </w:numPr>
              <w:ind w:left="360"/>
              <w:rPr>
                <w:b w:val="0"/>
                <w:bCs w:val="0"/>
              </w:rPr>
            </w:pPr>
            <w:r w:rsidRPr="0027552E">
              <w:rPr>
                <w:b w:val="0"/>
                <w:bCs w:val="0"/>
              </w:rPr>
              <w:t>Implement DLP and exfiltration monitoring (email forwarding detection, cloud egress where feasible); forwarding of Stride data to personal accounts is prohibited.</w:t>
            </w:r>
          </w:p>
          <w:p w14:paraId="49561685" w14:textId="77777777" w:rsidR="0027552E" w:rsidRPr="0027552E" w:rsidRDefault="009D4767" w:rsidP="0027552E">
            <w:pPr>
              <w:pStyle w:val="ListParagraph"/>
              <w:numPr>
                <w:ilvl w:val="0"/>
                <w:numId w:val="13"/>
              </w:numPr>
              <w:ind w:left="360"/>
              <w:rPr>
                <w:b w:val="0"/>
                <w:bCs w:val="0"/>
              </w:rPr>
            </w:pPr>
            <w:r w:rsidRPr="0027552E">
              <w:rPr>
                <w:b w:val="0"/>
                <w:bCs w:val="0"/>
              </w:rPr>
              <w:t>Integrity controls: file/software/hardware checksums, digital signatures, FIM, and validated update mechanisms.</w:t>
            </w:r>
          </w:p>
          <w:p w14:paraId="300445C9" w14:textId="77777777" w:rsidR="0027552E" w:rsidRPr="0027552E" w:rsidRDefault="009D4767" w:rsidP="0027552E">
            <w:pPr>
              <w:pStyle w:val="ListParagraph"/>
              <w:numPr>
                <w:ilvl w:val="0"/>
                <w:numId w:val="13"/>
              </w:numPr>
              <w:ind w:left="360"/>
              <w:rPr>
                <w:b w:val="0"/>
                <w:bCs w:val="0"/>
              </w:rPr>
            </w:pPr>
            <w:r w:rsidRPr="0027552E">
              <w:rPr>
                <w:b w:val="0"/>
                <w:bCs w:val="0"/>
              </w:rPr>
              <w:t>Dev/Test must be segregated from Production; no live sensitive data in lower env</w:t>
            </w:r>
            <w:r w:rsidR="0027552E">
              <w:rPr>
                <w:b w:val="0"/>
                <w:bCs w:val="0"/>
              </w:rPr>
              <w:t>ironments</w:t>
            </w:r>
            <w:r w:rsidRPr="0027552E">
              <w:rPr>
                <w:b w:val="0"/>
                <w:bCs w:val="0"/>
              </w:rPr>
              <w:t xml:space="preserve"> unless anonymized/masked.</w:t>
            </w:r>
          </w:p>
          <w:p w14:paraId="5A7B5CF5" w14:textId="3CDE1CD1" w:rsidR="00D81496" w:rsidRPr="0027552E" w:rsidRDefault="009D4767" w:rsidP="0027552E">
            <w:pPr>
              <w:pStyle w:val="ListParagraph"/>
              <w:numPr>
                <w:ilvl w:val="0"/>
                <w:numId w:val="13"/>
              </w:numPr>
              <w:ind w:left="360"/>
              <w:rPr>
                <w:b w:val="0"/>
                <w:bCs w:val="0"/>
              </w:rPr>
            </w:pPr>
            <w:r w:rsidRPr="0027552E">
              <w:rPr>
                <w:b w:val="0"/>
                <w:bCs w:val="0"/>
              </w:rPr>
              <w:t>Backups are protected at the same classification, routinely tested, monitored, and stored at alternate sites as required.</w:t>
            </w:r>
          </w:p>
        </w:tc>
        <w:tc>
          <w:tcPr>
            <w:tcW w:w="2880" w:type="dxa"/>
          </w:tcPr>
          <w:p w14:paraId="49AA174B" w14:textId="0D2E6BEA" w:rsidR="00D81496" w:rsidRDefault="005A5E1F">
            <w:pPr>
              <w:cnfStyle w:val="000000000000" w:firstRow="0" w:lastRow="0" w:firstColumn="0" w:lastColumn="0" w:oddVBand="0" w:evenVBand="0" w:oddHBand="0" w:evenHBand="0" w:firstRowFirstColumn="0" w:firstRowLastColumn="0" w:lastRowFirstColumn="0" w:lastRowLastColumn="0"/>
            </w:pPr>
            <w:r>
              <w:t xml:space="preserve">PR.DS-01, PR.DS-02, </w:t>
            </w:r>
            <w:r w:rsidR="0027552E">
              <w:br/>
            </w:r>
            <w:r>
              <w:t>PR.DS-05</w:t>
            </w:r>
            <w:r w:rsidR="0027552E">
              <w:t xml:space="preserve">, </w:t>
            </w:r>
            <w:r>
              <w:t>PR.DS-11</w:t>
            </w:r>
          </w:p>
        </w:tc>
        <w:tc>
          <w:tcPr>
            <w:tcW w:w="2790" w:type="dxa"/>
          </w:tcPr>
          <w:p w14:paraId="1D4C6E7E" w14:textId="77777777" w:rsidR="00D81496" w:rsidRDefault="005A5E1F">
            <w:pPr>
              <w:cnfStyle w:val="000000000000" w:firstRow="0" w:lastRow="0" w:firstColumn="0" w:lastColumn="0" w:oddVBand="0" w:evenVBand="0" w:oddHBand="0" w:evenHBand="0" w:firstRowFirstColumn="0" w:firstRowLastColumn="0" w:lastRowFirstColumn="0" w:lastRowLastColumn="0"/>
            </w:pPr>
            <w:r>
              <w:t>STRIDE ISP 4.3 – Data Security; STRIDE IISP 2.0 – Data Classification</w:t>
            </w:r>
          </w:p>
        </w:tc>
      </w:tr>
      <w:tr w:rsidR="00D81496" w14:paraId="5E8604FB" w14:textId="77777777" w:rsidTr="002755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58" w:type="dxa"/>
          </w:tcPr>
          <w:p w14:paraId="264A8366" w14:textId="64043455" w:rsidR="00D81496" w:rsidRDefault="005A5E1F" w:rsidP="0027552E">
            <w:pPr>
              <w:pStyle w:val="PolicyName"/>
            </w:pPr>
            <w:r w:rsidRPr="0027552E">
              <w:rPr>
                <w:b/>
                <w:bCs/>
              </w:rPr>
              <w:lastRenderedPageBreak/>
              <w:t>Platform Security &amp; Configuration Management (Baselines,</w:t>
            </w:r>
            <w:r w:rsidR="0027552E" w:rsidRPr="0027552E">
              <w:rPr>
                <w:b/>
                <w:bCs/>
              </w:rPr>
              <w:t xml:space="preserve"> </w:t>
            </w:r>
            <w:r w:rsidRPr="0027552E">
              <w:rPr>
                <w:b/>
                <w:bCs/>
              </w:rPr>
              <w:t>Change, Logging, Allow‑listing, Secure SDLC)</w:t>
            </w:r>
          </w:p>
          <w:p w14:paraId="6424F90B" w14:textId="77777777" w:rsidR="0027552E" w:rsidRPr="0027552E" w:rsidRDefault="0027552E" w:rsidP="0027552E">
            <w:pPr>
              <w:pStyle w:val="PolicyName"/>
              <w:rPr>
                <w:b/>
                <w:bCs/>
              </w:rPr>
            </w:pPr>
          </w:p>
          <w:p w14:paraId="47284B89" w14:textId="77777777" w:rsidR="0027552E" w:rsidRPr="0027552E" w:rsidRDefault="009D4767" w:rsidP="0027552E">
            <w:pPr>
              <w:pStyle w:val="ListParagraph"/>
              <w:rPr>
                <w:b w:val="0"/>
                <w:bCs w:val="0"/>
              </w:rPr>
            </w:pPr>
            <w:r w:rsidRPr="0027552E">
              <w:rPr>
                <w:b w:val="0"/>
                <w:bCs w:val="0"/>
              </w:rPr>
              <w:t>Establish secure configuration baselines (least functionality), maintain in a central repo with versioning; continuously monitor for drift.</w:t>
            </w:r>
          </w:p>
          <w:p w14:paraId="1817A807" w14:textId="77777777" w:rsidR="0027552E" w:rsidRPr="0027552E" w:rsidRDefault="009D4767" w:rsidP="0027552E">
            <w:pPr>
              <w:pStyle w:val="ListParagraph"/>
              <w:rPr>
                <w:b w:val="0"/>
                <w:bCs w:val="0"/>
              </w:rPr>
            </w:pPr>
            <w:r w:rsidRPr="0027552E">
              <w:rPr>
                <w:b w:val="0"/>
                <w:bCs w:val="0"/>
              </w:rPr>
              <w:t>All production changes follow Change Management with testing/rollback; emergency change rules defined.</w:t>
            </w:r>
          </w:p>
          <w:p w14:paraId="452B8045" w14:textId="77777777" w:rsidR="0027552E" w:rsidRPr="0027552E" w:rsidRDefault="009D4767" w:rsidP="0027552E">
            <w:pPr>
              <w:pStyle w:val="ListParagraph"/>
              <w:rPr>
                <w:b w:val="0"/>
                <w:bCs w:val="0"/>
              </w:rPr>
            </w:pPr>
            <w:commentRangeStart w:id="9"/>
            <w:r w:rsidRPr="0027552E">
              <w:rPr>
                <w:b w:val="0"/>
                <w:bCs w:val="0"/>
              </w:rPr>
              <w:t>Generate, protect, retain, and centrally aggregate security logs; make them available for continuous monitoring and alerting.</w:t>
            </w:r>
            <w:commentRangeEnd w:id="9"/>
            <w:r w:rsidR="00F755F4">
              <w:rPr>
                <w:rStyle w:val="CommentReference"/>
                <w:b w:val="0"/>
                <w:bCs w:val="0"/>
              </w:rPr>
              <w:commentReference w:id="9"/>
            </w:r>
          </w:p>
          <w:p w14:paraId="661B1952" w14:textId="77777777" w:rsidR="0027552E" w:rsidRPr="0027552E" w:rsidRDefault="009D4767" w:rsidP="0027552E">
            <w:pPr>
              <w:pStyle w:val="ListParagraph"/>
              <w:rPr>
                <w:b w:val="0"/>
                <w:bCs w:val="0"/>
              </w:rPr>
            </w:pPr>
            <w:r w:rsidRPr="0027552E">
              <w:rPr>
                <w:b w:val="0"/>
                <w:bCs w:val="0"/>
              </w:rPr>
              <w:t>Prevent unauthorized software via request/approval, allow‑listing, and EPP/EDR; violations trigger IR.</w:t>
            </w:r>
          </w:p>
          <w:p w14:paraId="139F9C4D" w14:textId="2AA79D7F" w:rsidR="00D81496" w:rsidRPr="0027552E" w:rsidRDefault="009D4767" w:rsidP="0027552E">
            <w:pPr>
              <w:pStyle w:val="ListParagraph"/>
            </w:pPr>
            <w:r w:rsidRPr="0027552E">
              <w:rPr>
                <w:b w:val="0"/>
                <w:bCs w:val="0"/>
              </w:rPr>
              <w:t>Secure SDLC: threat modeling, secure coding, SAST/DAST/SCA, pen‑tests, release gates (no Critical/High open), SBOM, secrets vaulting, CI/CD controls.</w:t>
            </w:r>
          </w:p>
        </w:tc>
        <w:tc>
          <w:tcPr>
            <w:tcW w:w="2880" w:type="dxa"/>
          </w:tcPr>
          <w:p w14:paraId="6D3BEAF2" w14:textId="08AEBEF1" w:rsidR="00D81496" w:rsidRDefault="005A5E1F">
            <w:pPr>
              <w:cnfStyle w:val="000000100000" w:firstRow="0" w:lastRow="0" w:firstColumn="0" w:lastColumn="0" w:oddVBand="0" w:evenVBand="0" w:oddHBand="1" w:evenHBand="0" w:firstRowFirstColumn="0" w:firstRowLastColumn="0" w:lastRowFirstColumn="0" w:lastRowLastColumn="0"/>
            </w:pPr>
            <w:r>
              <w:t>PR.PS-01</w:t>
            </w:r>
            <w:r w:rsidR="0027552E">
              <w:t>,</w:t>
            </w:r>
            <w:r>
              <w:t>PR.PS-06</w:t>
            </w:r>
          </w:p>
        </w:tc>
        <w:tc>
          <w:tcPr>
            <w:tcW w:w="2790" w:type="dxa"/>
          </w:tcPr>
          <w:p w14:paraId="2EB12FDD" w14:textId="77777777" w:rsidR="00D81496" w:rsidRDefault="005A5E1F">
            <w:pPr>
              <w:cnfStyle w:val="000000100000" w:firstRow="0" w:lastRow="0" w:firstColumn="0" w:lastColumn="0" w:oddVBand="0" w:evenVBand="0" w:oddHBand="1" w:evenHBand="0" w:firstRowFirstColumn="0" w:firstRowLastColumn="0" w:lastRowFirstColumn="0" w:lastRowLastColumn="0"/>
            </w:pPr>
            <w:r>
              <w:t>STRIDE ISP 4.4 – Platform Security; STRIDE IISP 9.0 – Secure Software Development</w:t>
            </w:r>
          </w:p>
        </w:tc>
      </w:tr>
      <w:tr w:rsidR="00D81496" w14:paraId="4E9E534D" w14:textId="77777777" w:rsidTr="0027552E">
        <w:trPr>
          <w:cantSplit/>
        </w:trPr>
        <w:tc>
          <w:tcPr>
            <w:cnfStyle w:val="001000000000" w:firstRow="0" w:lastRow="0" w:firstColumn="1" w:lastColumn="0" w:oddVBand="0" w:evenVBand="0" w:oddHBand="0" w:evenHBand="0" w:firstRowFirstColumn="0" w:firstRowLastColumn="0" w:lastRowFirstColumn="0" w:lastRowLastColumn="0"/>
            <w:tcW w:w="6858" w:type="dxa"/>
          </w:tcPr>
          <w:p w14:paraId="5679E6E7" w14:textId="77777777" w:rsidR="00D81496" w:rsidRDefault="005A5E1F" w:rsidP="0027552E">
            <w:pPr>
              <w:pStyle w:val="PolicyName"/>
            </w:pPr>
            <w:r w:rsidRPr="0027552E">
              <w:rPr>
                <w:b/>
                <w:bCs/>
              </w:rPr>
              <w:t>Network &amp; Infrastructure Resilience (Zero Trust, Segmentation, Environmental, Redundancy, Capacity)</w:t>
            </w:r>
          </w:p>
          <w:p w14:paraId="401D99D1" w14:textId="77777777" w:rsidR="0027552E" w:rsidRPr="0027552E" w:rsidRDefault="0027552E" w:rsidP="0027552E">
            <w:pPr>
              <w:pStyle w:val="PolicyName"/>
              <w:rPr>
                <w:b/>
                <w:bCs/>
              </w:rPr>
            </w:pPr>
          </w:p>
          <w:p w14:paraId="045CB94B" w14:textId="49816397" w:rsidR="0027552E" w:rsidRPr="0027552E" w:rsidRDefault="009D4767" w:rsidP="0027552E">
            <w:pPr>
              <w:pStyle w:val="ListParagraph"/>
              <w:rPr>
                <w:b w:val="0"/>
                <w:bCs w:val="0"/>
              </w:rPr>
            </w:pPr>
            <w:r w:rsidRPr="0027552E">
              <w:rPr>
                <w:b w:val="0"/>
                <w:bCs w:val="0"/>
              </w:rPr>
              <w:t>Apply Zero Trust principles; segment networks by trust/asset types; protect with firewalls, IDS/IPS, and endpoint security.</w:t>
            </w:r>
          </w:p>
          <w:p w14:paraId="4F1A8BCA" w14:textId="77777777" w:rsidR="0027552E" w:rsidRPr="0027552E" w:rsidRDefault="009D4767" w:rsidP="0027552E">
            <w:pPr>
              <w:pStyle w:val="ListParagraph"/>
              <w:numPr>
                <w:ilvl w:val="0"/>
                <w:numId w:val="15"/>
              </w:numPr>
              <w:ind w:left="360"/>
              <w:rPr>
                <w:b w:val="0"/>
                <w:bCs w:val="0"/>
              </w:rPr>
            </w:pPr>
            <w:commentRangeStart w:id="10"/>
            <w:r w:rsidRPr="0027552E">
              <w:rPr>
                <w:b w:val="0"/>
                <w:bCs w:val="0"/>
              </w:rPr>
              <w:t>Protect against environmental threats (power, fire, flood); maintain DR capabilities and perform regular testing.</w:t>
            </w:r>
          </w:p>
          <w:p w14:paraId="1D9BFDF8" w14:textId="69E00B30" w:rsidR="00D81496" w:rsidRDefault="009D4767" w:rsidP="0027552E">
            <w:pPr>
              <w:pStyle w:val="ListParagraph"/>
              <w:numPr>
                <w:ilvl w:val="0"/>
                <w:numId w:val="15"/>
              </w:numPr>
              <w:ind w:left="360"/>
            </w:pPr>
            <w:r w:rsidRPr="0027552E">
              <w:rPr>
                <w:b w:val="0"/>
                <w:bCs w:val="0"/>
              </w:rPr>
              <w:t>Maintain redundancy/failover and capacity planning; monitor utilization with alerts; use elastic scaling where appropriate.</w:t>
            </w:r>
            <w:commentRangeEnd w:id="10"/>
            <w:r w:rsidR="005A5E1F">
              <w:rPr>
                <w:rStyle w:val="CommentReference"/>
                <w:b w:val="0"/>
                <w:bCs w:val="0"/>
              </w:rPr>
              <w:commentReference w:id="10"/>
            </w:r>
          </w:p>
        </w:tc>
        <w:tc>
          <w:tcPr>
            <w:tcW w:w="2880" w:type="dxa"/>
          </w:tcPr>
          <w:p w14:paraId="06A4191C" w14:textId="77777777" w:rsidR="00D81496" w:rsidRDefault="005A5E1F">
            <w:pPr>
              <w:cnfStyle w:val="000000000000" w:firstRow="0" w:lastRow="0" w:firstColumn="0" w:lastColumn="0" w:oddVBand="0" w:evenVBand="0" w:oddHBand="0" w:evenHBand="0" w:firstRowFirstColumn="0" w:firstRowLastColumn="0" w:lastRowFirstColumn="0" w:lastRowLastColumn="0"/>
              <w:rPr>
                <w:ins w:id="11" w:author="Andy Robinson" w:date="2026-02-05T17:32:00Z" w16du:dateUtc="2026-02-05T22:32:00Z"/>
              </w:rPr>
            </w:pPr>
            <w:r>
              <w:t>PR.IR-01</w:t>
            </w:r>
            <w:r w:rsidR="0027552E">
              <w:t>,</w:t>
            </w:r>
            <w:r>
              <w:t>PR.IR-04</w:t>
            </w:r>
          </w:p>
          <w:p w14:paraId="046AC29A" w14:textId="52B5DD48" w:rsidR="001004DC" w:rsidRDefault="001004DC">
            <w:pPr>
              <w:cnfStyle w:val="000000000000" w:firstRow="0" w:lastRow="0" w:firstColumn="0" w:lastColumn="0" w:oddVBand="0" w:evenVBand="0" w:oddHBand="0" w:evenHBand="0" w:firstRowFirstColumn="0" w:firstRowLastColumn="0" w:lastRowFirstColumn="0" w:lastRowLastColumn="0"/>
            </w:pPr>
          </w:p>
        </w:tc>
        <w:tc>
          <w:tcPr>
            <w:tcW w:w="2790" w:type="dxa"/>
          </w:tcPr>
          <w:p w14:paraId="0EB84792" w14:textId="77777777" w:rsidR="00D81496" w:rsidRDefault="005A5E1F">
            <w:pPr>
              <w:cnfStyle w:val="000000000000" w:firstRow="0" w:lastRow="0" w:firstColumn="0" w:lastColumn="0" w:oddVBand="0" w:evenVBand="0" w:oddHBand="0" w:evenHBand="0" w:firstRowFirstColumn="0" w:firstRowLastColumn="0" w:lastRowFirstColumn="0" w:lastRowLastColumn="0"/>
            </w:pPr>
            <w:r>
              <w:t>STRIDE ISP 4.5 – Technology Infrastructure Resilience</w:t>
            </w:r>
          </w:p>
        </w:tc>
      </w:tr>
      <w:tr w:rsidR="00D81496" w14:paraId="4ABAB875" w14:textId="77777777" w:rsidTr="002755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58" w:type="dxa"/>
          </w:tcPr>
          <w:p w14:paraId="2AEE91B5" w14:textId="77777777" w:rsidR="00D81496" w:rsidRDefault="005A5E1F" w:rsidP="00DC1FBE">
            <w:pPr>
              <w:pStyle w:val="PolicyName"/>
            </w:pPr>
            <w:r w:rsidRPr="00DC1FBE">
              <w:rPr>
                <w:b/>
                <w:bCs/>
              </w:rPr>
              <w:lastRenderedPageBreak/>
              <w:t>Awareness &amp; Training (General and Privileged Users)</w:t>
            </w:r>
          </w:p>
          <w:p w14:paraId="216C419A" w14:textId="77777777" w:rsidR="00DC1FBE" w:rsidRPr="00DC1FBE" w:rsidRDefault="00DC1FBE" w:rsidP="00DC1FBE">
            <w:pPr>
              <w:pStyle w:val="PolicyName"/>
              <w:rPr>
                <w:b/>
                <w:bCs/>
              </w:rPr>
            </w:pPr>
          </w:p>
          <w:p w14:paraId="154F1B26" w14:textId="77777777" w:rsidR="00DC1FBE" w:rsidRPr="00DC1FBE" w:rsidRDefault="009D4767" w:rsidP="00DC1FBE">
            <w:pPr>
              <w:pStyle w:val="ListParagraph"/>
              <w:numPr>
                <w:ilvl w:val="0"/>
                <w:numId w:val="16"/>
              </w:numPr>
              <w:ind w:left="360"/>
              <w:rPr>
                <w:b w:val="0"/>
                <w:bCs w:val="0"/>
              </w:rPr>
            </w:pPr>
            <w:r w:rsidRPr="00DC1FBE">
              <w:rPr>
                <w:b w:val="0"/>
                <w:bCs w:val="0"/>
              </w:rPr>
              <w:t>New workforce complete security onboarding within the first month; annual refresher is mandatory.</w:t>
            </w:r>
          </w:p>
          <w:p w14:paraId="1D589357" w14:textId="0A7A6A5D" w:rsidR="00D81496" w:rsidRPr="00DC1FBE" w:rsidRDefault="009D4767" w:rsidP="00DC1FBE">
            <w:pPr>
              <w:pStyle w:val="ListParagraph"/>
              <w:numPr>
                <w:ilvl w:val="0"/>
                <w:numId w:val="16"/>
              </w:numPr>
              <w:ind w:left="360"/>
            </w:pPr>
            <w:r w:rsidRPr="00DC1FBE">
              <w:rPr>
                <w:b w:val="0"/>
                <w:bCs w:val="0"/>
              </w:rPr>
              <w:t xml:space="preserve">Privileged </w:t>
            </w:r>
            <w:proofErr w:type="gramStart"/>
            <w:r w:rsidRPr="00DC1FBE">
              <w:rPr>
                <w:b w:val="0"/>
                <w:bCs w:val="0"/>
              </w:rPr>
              <w:t>users</w:t>
            </w:r>
            <w:proofErr w:type="gramEnd"/>
            <w:r w:rsidRPr="00DC1FBE">
              <w:rPr>
                <w:b w:val="0"/>
                <w:bCs w:val="0"/>
              </w:rPr>
              <w:t xml:space="preserve"> complete role-specific training with testing/attestation; training also applies to contractors/third parties where applicable.</w:t>
            </w:r>
          </w:p>
        </w:tc>
        <w:tc>
          <w:tcPr>
            <w:tcW w:w="2880" w:type="dxa"/>
          </w:tcPr>
          <w:p w14:paraId="6A192820" w14:textId="77777777" w:rsidR="00D81496" w:rsidRDefault="005A5E1F">
            <w:pPr>
              <w:cnfStyle w:val="000000100000" w:firstRow="0" w:lastRow="0" w:firstColumn="0" w:lastColumn="0" w:oddVBand="0" w:evenVBand="0" w:oddHBand="1" w:evenHBand="0" w:firstRowFirstColumn="0" w:firstRowLastColumn="0" w:lastRowFirstColumn="0" w:lastRowLastColumn="0"/>
            </w:pPr>
            <w:r>
              <w:t>PR.AT-01, PR.AT-02</w:t>
            </w:r>
          </w:p>
        </w:tc>
        <w:tc>
          <w:tcPr>
            <w:tcW w:w="2790" w:type="dxa"/>
          </w:tcPr>
          <w:p w14:paraId="62254451" w14:textId="77777777" w:rsidR="00D81496" w:rsidRDefault="005A5E1F">
            <w:pPr>
              <w:cnfStyle w:val="000000100000" w:firstRow="0" w:lastRow="0" w:firstColumn="0" w:lastColumn="0" w:oddVBand="0" w:evenVBand="0" w:oddHBand="1" w:evenHBand="0" w:firstRowFirstColumn="0" w:firstRowLastColumn="0" w:lastRowFirstColumn="0" w:lastRowLastColumn="0"/>
            </w:pPr>
            <w:r>
              <w:t>STRIDE ISP 4.2 – Awareness &amp; Training</w:t>
            </w:r>
          </w:p>
        </w:tc>
      </w:tr>
      <w:tr w:rsidR="00D81496" w14:paraId="7B3781DD" w14:textId="77777777" w:rsidTr="0027552E">
        <w:trPr>
          <w:cantSplit/>
        </w:trPr>
        <w:tc>
          <w:tcPr>
            <w:cnfStyle w:val="001000000000" w:firstRow="0" w:lastRow="0" w:firstColumn="1" w:lastColumn="0" w:oddVBand="0" w:evenVBand="0" w:oddHBand="0" w:evenHBand="0" w:firstRowFirstColumn="0" w:firstRowLastColumn="0" w:lastRowFirstColumn="0" w:lastRowLastColumn="0"/>
            <w:tcW w:w="6858" w:type="dxa"/>
          </w:tcPr>
          <w:p w14:paraId="784342F5" w14:textId="77777777" w:rsidR="00D81496" w:rsidRDefault="005A5E1F" w:rsidP="00DC1FBE">
            <w:pPr>
              <w:pStyle w:val="PolicyName"/>
            </w:pPr>
            <w:r w:rsidRPr="00DC1FBE">
              <w:rPr>
                <w:b/>
                <w:bCs/>
              </w:rPr>
              <w:t>Acceptable Use (Workforce &amp; Non‑Employees) and AI Acceptable Use</w:t>
            </w:r>
          </w:p>
          <w:p w14:paraId="75CBA70B" w14:textId="77777777" w:rsidR="00DC1FBE" w:rsidRPr="00DC1FBE" w:rsidRDefault="00DC1FBE" w:rsidP="00DC1FBE">
            <w:pPr>
              <w:pStyle w:val="PolicyName"/>
              <w:rPr>
                <w:b/>
                <w:bCs/>
              </w:rPr>
            </w:pPr>
          </w:p>
          <w:p w14:paraId="7A4B8351" w14:textId="77777777" w:rsidR="00DC1FBE" w:rsidRPr="00DC1FBE" w:rsidRDefault="009D4767" w:rsidP="00DC1FBE">
            <w:pPr>
              <w:pStyle w:val="ListParagraph"/>
              <w:numPr>
                <w:ilvl w:val="0"/>
                <w:numId w:val="17"/>
              </w:numPr>
              <w:ind w:left="360"/>
              <w:rPr>
                <w:b w:val="0"/>
                <w:bCs w:val="0"/>
              </w:rPr>
            </w:pPr>
            <w:r w:rsidRPr="00DC1FBE">
              <w:rPr>
                <w:b w:val="0"/>
                <w:bCs w:val="0"/>
              </w:rPr>
              <w:t>Prohibits forwarding company data to personal accounts or unapproved repositories; requires approved software/AI only; BYOD must be secured; governs social media and geographic access limits for contractors.</w:t>
            </w:r>
          </w:p>
          <w:p w14:paraId="476CA4C5" w14:textId="3DF9BDA0" w:rsidR="00D81496" w:rsidRDefault="009D4767" w:rsidP="00DC1FBE">
            <w:pPr>
              <w:pStyle w:val="ListParagraph"/>
              <w:numPr>
                <w:ilvl w:val="0"/>
                <w:numId w:val="17"/>
              </w:numPr>
              <w:ind w:left="360"/>
            </w:pPr>
            <w:r w:rsidRPr="00DC1FBE">
              <w:rPr>
                <w:b w:val="0"/>
                <w:bCs w:val="0"/>
              </w:rPr>
              <w:t>AI use requires approved business justification, risk review, and inventory; sensitive data must not be entered into public GenAI; outputs must be cited; AI ethics training required.</w:t>
            </w:r>
          </w:p>
        </w:tc>
        <w:tc>
          <w:tcPr>
            <w:tcW w:w="2880" w:type="dxa"/>
          </w:tcPr>
          <w:p w14:paraId="2DF9E578" w14:textId="77777777" w:rsidR="00D81496" w:rsidRDefault="005A5E1F">
            <w:pPr>
              <w:cnfStyle w:val="000000000000" w:firstRow="0" w:lastRow="0" w:firstColumn="0" w:lastColumn="0" w:oddVBand="0" w:evenVBand="0" w:oddHBand="0" w:evenHBand="0" w:firstRowFirstColumn="0" w:firstRowLastColumn="0" w:lastRowFirstColumn="0" w:lastRowLastColumn="0"/>
            </w:pPr>
            <w:r>
              <w:t>PR.AT, PR.DS-05, GV.PO</w:t>
            </w:r>
          </w:p>
        </w:tc>
        <w:tc>
          <w:tcPr>
            <w:tcW w:w="2790" w:type="dxa"/>
          </w:tcPr>
          <w:p w14:paraId="43E7B28B" w14:textId="77777777" w:rsidR="001004DC" w:rsidRDefault="005A5E1F">
            <w:pPr>
              <w:cnfStyle w:val="000000000000" w:firstRow="0" w:lastRow="0" w:firstColumn="0" w:lastColumn="0" w:oddVBand="0" w:evenVBand="0" w:oddHBand="0" w:evenHBand="0" w:firstRowFirstColumn="0" w:firstRowLastColumn="0" w:lastRowFirstColumn="0" w:lastRowLastColumn="0"/>
              <w:rPr>
                <w:ins w:id="12" w:author="Andy Robinson" w:date="2026-02-05T17:32:00Z" w16du:dateUtc="2026-02-05T22:32:00Z"/>
              </w:rPr>
            </w:pPr>
            <w:r>
              <w:t xml:space="preserve">STRIDE IISP 4.0 – Acceptable </w:t>
            </w:r>
            <w:proofErr w:type="gramStart"/>
            <w:r>
              <w:t>Use;</w:t>
            </w:r>
            <w:proofErr w:type="gramEnd"/>
            <w:r>
              <w:t xml:space="preserve"> </w:t>
            </w:r>
          </w:p>
          <w:p w14:paraId="66E50681" w14:textId="370131FE" w:rsidR="00D81496" w:rsidRDefault="005A5E1F">
            <w:pPr>
              <w:cnfStyle w:val="000000000000" w:firstRow="0" w:lastRow="0" w:firstColumn="0" w:lastColumn="0" w:oddVBand="0" w:evenVBand="0" w:oddHBand="0" w:evenHBand="0" w:firstRowFirstColumn="0" w:firstRowLastColumn="0" w:lastRowFirstColumn="0" w:lastRowLastColumn="0"/>
            </w:pPr>
            <w:r>
              <w:t>STRIDE IISP 8.0 – Non‑Employee AUP; STRIDE IISP 5.0 – AI‑AUP</w:t>
            </w:r>
          </w:p>
        </w:tc>
      </w:tr>
      <w:tr w:rsidR="00D81496" w14:paraId="142A993E" w14:textId="77777777" w:rsidTr="002755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58" w:type="dxa"/>
          </w:tcPr>
          <w:p w14:paraId="1B7DF6EB" w14:textId="77777777" w:rsidR="00D81496" w:rsidRDefault="005A5E1F" w:rsidP="00DC1FBE">
            <w:pPr>
              <w:pStyle w:val="PolicyName"/>
            </w:pPr>
            <w:r w:rsidRPr="00DC1FBE">
              <w:rPr>
                <w:b/>
                <w:bCs/>
              </w:rPr>
              <w:t>Asset Management &amp; Data Classification</w:t>
            </w:r>
          </w:p>
          <w:p w14:paraId="34DE79E5" w14:textId="77777777" w:rsidR="00455063" w:rsidRPr="00455063" w:rsidRDefault="00455063" w:rsidP="00455063">
            <w:pPr>
              <w:pStyle w:val="PolicyName"/>
            </w:pPr>
          </w:p>
          <w:p w14:paraId="201F13B5" w14:textId="77777777" w:rsidR="00DC1FBE" w:rsidRPr="00455063" w:rsidRDefault="009D4767" w:rsidP="00455063">
            <w:pPr>
              <w:pStyle w:val="ListParagraph"/>
              <w:numPr>
                <w:ilvl w:val="0"/>
                <w:numId w:val="18"/>
              </w:numPr>
              <w:ind w:left="360"/>
              <w:rPr>
                <w:b w:val="0"/>
                <w:bCs w:val="0"/>
              </w:rPr>
            </w:pPr>
            <w:r w:rsidRPr="00455063">
              <w:rPr>
                <w:b w:val="0"/>
                <w:bCs w:val="0"/>
              </w:rPr>
              <w:t>Maintain authoritative inventories for hardware, software/services (incl. FOSS &amp; AI), suppliers’ assets, and data/metadata.</w:t>
            </w:r>
          </w:p>
          <w:p w14:paraId="4C5F6023" w14:textId="77777777" w:rsidR="00DC1FBE" w:rsidRPr="00455063" w:rsidRDefault="009D4767" w:rsidP="00455063">
            <w:pPr>
              <w:pStyle w:val="ListParagraph"/>
              <w:numPr>
                <w:ilvl w:val="0"/>
                <w:numId w:val="18"/>
              </w:numPr>
              <w:ind w:left="360"/>
              <w:rPr>
                <w:b w:val="0"/>
                <w:bCs w:val="0"/>
              </w:rPr>
            </w:pPr>
            <w:r w:rsidRPr="00455063">
              <w:rPr>
                <w:b w:val="0"/>
                <w:bCs w:val="0"/>
              </w:rPr>
              <w:t>Map data and network flows; review inventories at least bi‑annually; classify data and prioritize protections accordingly.</w:t>
            </w:r>
          </w:p>
          <w:p w14:paraId="4A7663F8" w14:textId="28793127" w:rsidR="00D81496" w:rsidRDefault="009D4767" w:rsidP="00455063">
            <w:pPr>
              <w:pStyle w:val="ListParagraph"/>
              <w:numPr>
                <w:ilvl w:val="0"/>
                <w:numId w:val="18"/>
              </w:numPr>
              <w:ind w:left="360"/>
            </w:pPr>
            <w:r w:rsidRPr="00455063">
              <w:rPr>
                <w:b w:val="0"/>
                <w:bCs w:val="0"/>
              </w:rPr>
              <w:t>Enforce lifecycle and media sanitization per NIST SP 800‑88.</w:t>
            </w:r>
          </w:p>
        </w:tc>
        <w:tc>
          <w:tcPr>
            <w:tcW w:w="2880" w:type="dxa"/>
          </w:tcPr>
          <w:p w14:paraId="3AE60FB0" w14:textId="0BB2928A" w:rsidR="00D81496" w:rsidRDefault="005A5E1F">
            <w:pPr>
              <w:cnfStyle w:val="000000100000" w:firstRow="0" w:lastRow="0" w:firstColumn="0" w:lastColumn="0" w:oddVBand="0" w:evenVBand="0" w:oddHBand="1" w:evenHBand="0" w:firstRowFirstColumn="0" w:firstRowLastColumn="0" w:lastRowFirstColumn="0" w:lastRowLastColumn="0"/>
            </w:pPr>
            <w:r>
              <w:t>ID.AM-01</w:t>
            </w:r>
            <w:r w:rsidR="0027552E">
              <w:t>,</w:t>
            </w:r>
            <w:r>
              <w:t>ID.AM-08</w:t>
            </w:r>
          </w:p>
        </w:tc>
        <w:tc>
          <w:tcPr>
            <w:tcW w:w="2790" w:type="dxa"/>
          </w:tcPr>
          <w:p w14:paraId="26F4B0AD" w14:textId="77777777" w:rsidR="00D81496" w:rsidRDefault="005A5E1F">
            <w:pPr>
              <w:cnfStyle w:val="000000100000" w:firstRow="0" w:lastRow="0" w:firstColumn="0" w:lastColumn="0" w:oddVBand="0" w:evenVBand="0" w:oddHBand="1" w:evenHBand="0" w:firstRowFirstColumn="0" w:firstRowLastColumn="0" w:lastRowFirstColumn="0" w:lastRowLastColumn="0"/>
            </w:pPr>
            <w:r>
              <w:t>STRIDE ISP 3.1 – Asset Management; STRIDE IISP 2.0 – Data Classification</w:t>
            </w:r>
          </w:p>
        </w:tc>
      </w:tr>
      <w:tr w:rsidR="00D81496" w14:paraId="1DB39FB7" w14:textId="77777777" w:rsidTr="0027552E">
        <w:trPr>
          <w:cantSplit/>
        </w:trPr>
        <w:tc>
          <w:tcPr>
            <w:cnfStyle w:val="001000000000" w:firstRow="0" w:lastRow="0" w:firstColumn="1" w:lastColumn="0" w:oddVBand="0" w:evenVBand="0" w:oddHBand="0" w:evenHBand="0" w:firstRowFirstColumn="0" w:firstRowLastColumn="0" w:lastRowFirstColumn="0" w:lastRowLastColumn="0"/>
            <w:tcW w:w="6858" w:type="dxa"/>
          </w:tcPr>
          <w:p w14:paraId="4145A26F" w14:textId="77777777" w:rsidR="00D81496" w:rsidRDefault="005A5E1F" w:rsidP="00455063">
            <w:pPr>
              <w:pStyle w:val="PolicyName"/>
            </w:pPr>
            <w:r w:rsidRPr="00455063">
              <w:rPr>
                <w:b/>
                <w:bCs/>
              </w:rPr>
              <w:lastRenderedPageBreak/>
              <w:t>Risk Assessment, Threat Intelligence &amp; Vulnerability Management</w:t>
            </w:r>
          </w:p>
          <w:p w14:paraId="6C7FB8FC" w14:textId="77777777" w:rsidR="00455063" w:rsidRPr="00455063" w:rsidRDefault="00455063" w:rsidP="00455063">
            <w:pPr>
              <w:pStyle w:val="PolicyName"/>
              <w:rPr>
                <w:b/>
                <w:bCs/>
              </w:rPr>
            </w:pPr>
          </w:p>
          <w:p w14:paraId="3A739645" w14:textId="77777777" w:rsidR="00455063" w:rsidRPr="00455063" w:rsidRDefault="009D4767" w:rsidP="00455063">
            <w:pPr>
              <w:pStyle w:val="ListParagraph"/>
              <w:rPr>
                <w:b w:val="0"/>
                <w:bCs w:val="0"/>
              </w:rPr>
            </w:pPr>
            <w:r w:rsidRPr="00455063">
              <w:rPr>
                <w:b w:val="0"/>
                <w:bCs w:val="0"/>
              </w:rPr>
              <w:t>Conduct monthly scanning; rank and remediate or document exceptions; operate coordinated vulnerability disclosure intake and response.</w:t>
            </w:r>
          </w:p>
          <w:p w14:paraId="27755E08" w14:textId="3FF87A2B" w:rsidR="00D81496" w:rsidRDefault="00455063" w:rsidP="00455063">
            <w:pPr>
              <w:pStyle w:val="ListParagraph"/>
            </w:pPr>
            <w:r w:rsidRPr="00455063">
              <w:rPr>
                <w:b w:val="0"/>
                <w:bCs w:val="0"/>
              </w:rPr>
              <w:t>C</w:t>
            </w:r>
            <w:r w:rsidR="009D4767" w:rsidRPr="00455063">
              <w:rPr>
                <w:b w:val="0"/>
                <w:bCs w:val="0"/>
              </w:rPr>
              <w:t>onsume threat intelligence and document internal/external threats; perform annual BIAs and inherent risk determination; tie to ERM and response prioritization.</w:t>
            </w:r>
          </w:p>
        </w:tc>
        <w:tc>
          <w:tcPr>
            <w:tcW w:w="2880" w:type="dxa"/>
          </w:tcPr>
          <w:p w14:paraId="5CA52D59" w14:textId="32BD5A7F" w:rsidR="00D81496" w:rsidRDefault="005A5E1F">
            <w:pPr>
              <w:cnfStyle w:val="000000000000" w:firstRow="0" w:lastRow="0" w:firstColumn="0" w:lastColumn="0" w:oddVBand="0" w:evenVBand="0" w:oddHBand="0" w:evenHBand="0" w:firstRowFirstColumn="0" w:firstRowLastColumn="0" w:lastRowFirstColumn="0" w:lastRowLastColumn="0"/>
            </w:pPr>
            <w:r>
              <w:t>ID.RA-01</w:t>
            </w:r>
            <w:r w:rsidR="0027552E">
              <w:t>,</w:t>
            </w:r>
            <w:r w:rsidR="00455063">
              <w:t xml:space="preserve"> </w:t>
            </w:r>
            <w:r>
              <w:t>ID.RA-10</w:t>
            </w:r>
          </w:p>
        </w:tc>
        <w:tc>
          <w:tcPr>
            <w:tcW w:w="2790" w:type="dxa"/>
          </w:tcPr>
          <w:p w14:paraId="47C9A45F" w14:textId="77777777" w:rsidR="00D81496" w:rsidRDefault="005A5E1F">
            <w:pPr>
              <w:cnfStyle w:val="000000000000" w:firstRow="0" w:lastRow="0" w:firstColumn="0" w:lastColumn="0" w:oddVBand="0" w:evenVBand="0" w:oddHBand="0" w:evenHBand="0" w:firstRowFirstColumn="0" w:firstRowLastColumn="0" w:lastRowFirstColumn="0" w:lastRowLastColumn="0"/>
            </w:pPr>
            <w:r>
              <w:t>STRIDE ISP 3.2 – Risk Assessment; STRIDE IISP 7.0 – Vulnerability Management</w:t>
            </w:r>
          </w:p>
        </w:tc>
      </w:tr>
      <w:tr w:rsidR="00D81496" w14:paraId="483DA59C" w14:textId="77777777" w:rsidTr="002755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58" w:type="dxa"/>
          </w:tcPr>
          <w:p w14:paraId="0F02E2BC" w14:textId="77777777" w:rsidR="00D81496" w:rsidRDefault="005A5E1F" w:rsidP="00455063">
            <w:pPr>
              <w:pStyle w:val="PolicyName"/>
              <w:rPr>
                <w:ins w:id="13" w:author="Andy Robinson" w:date="2026-02-05T17:39:00Z" w16du:dateUtc="2026-02-05T22:39:00Z"/>
              </w:rPr>
            </w:pPr>
            <w:r w:rsidRPr="00455063">
              <w:rPr>
                <w:b/>
                <w:bCs/>
              </w:rPr>
              <w:t>Continuous Monitoring &amp; Adverse Event Analysis</w:t>
            </w:r>
          </w:p>
          <w:p w14:paraId="4D646EB0" w14:textId="77777777" w:rsidR="00917633" w:rsidRPr="00455063" w:rsidRDefault="00917633" w:rsidP="00455063">
            <w:pPr>
              <w:pStyle w:val="PolicyName"/>
              <w:rPr>
                <w:b/>
                <w:bCs/>
              </w:rPr>
            </w:pPr>
          </w:p>
          <w:p w14:paraId="0640EE6A" w14:textId="77777777" w:rsidR="00455063" w:rsidRPr="00E15322" w:rsidRDefault="009D4767" w:rsidP="00E15322">
            <w:pPr>
              <w:pStyle w:val="ListParagraph"/>
              <w:rPr>
                <w:b w:val="0"/>
                <w:bCs w:val="0"/>
              </w:rPr>
            </w:pPr>
            <w:r w:rsidRPr="00E15322">
              <w:rPr>
                <w:b w:val="0"/>
                <w:bCs w:val="0"/>
              </w:rPr>
              <w:t>Monitor network/cloud, physical, users/insiders, third parties, and compute/runtime/data using SIEM/EDR/IDS and log analytics.</w:t>
            </w:r>
          </w:p>
          <w:p w14:paraId="7CC1030F" w14:textId="6D9EF599" w:rsidR="00D81496" w:rsidRPr="00455063" w:rsidRDefault="009D4767" w:rsidP="00E15322">
            <w:pPr>
              <w:pStyle w:val="ListParagraph"/>
            </w:pPr>
            <w:r w:rsidRPr="00E15322">
              <w:rPr>
                <w:b w:val="0"/>
                <w:bCs w:val="0"/>
              </w:rPr>
              <w:t xml:space="preserve"> Analyze events, correlate multi‑source telemetry, determine impact, integrate threat intel, disseminate to authorized parties, and declare incidents per thresholds.</w:t>
            </w:r>
          </w:p>
        </w:tc>
        <w:tc>
          <w:tcPr>
            <w:tcW w:w="2880" w:type="dxa"/>
          </w:tcPr>
          <w:p w14:paraId="79DD48E5" w14:textId="77777777" w:rsidR="00455063" w:rsidRDefault="005A5E1F">
            <w:pPr>
              <w:cnfStyle w:val="000000100000" w:firstRow="0" w:lastRow="0" w:firstColumn="0" w:lastColumn="0" w:oddVBand="0" w:evenVBand="0" w:oddHBand="1" w:evenHBand="0" w:firstRowFirstColumn="0" w:firstRowLastColumn="0" w:lastRowFirstColumn="0" w:lastRowLastColumn="0"/>
            </w:pPr>
            <w:r>
              <w:t>DE.CM-01, DE.CM-02, DE.CM-03, DE.CM-06, DE.CM-09; DE.AE-02</w:t>
            </w:r>
            <w:r w:rsidR="0027552E">
              <w:t>,</w:t>
            </w:r>
          </w:p>
          <w:p w14:paraId="139F6291" w14:textId="254597CD" w:rsidR="00D81496" w:rsidRDefault="005A5E1F">
            <w:pPr>
              <w:cnfStyle w:val="000000100000" w:firstRow="0" w:lastRow="0" w:firstColumn="0" w:lastColumn="0" w:oddVBand="0" w:evenVBand="0" w:oddHBand="1" w:evenHBand="0" w:firstRowFirstColumn="0" w:firstRowLastColumn="0" w:lastRowFirstColumn="0" w:lastRowLastColumn="0"/>
            </w:pPr>
            <w:r>
              <w:t>DE.AE-08</w:t>
            </w:r>
          </w:p>
        </w:tc>
        <w:tc>
          <w:tcPr>
            <w:tcW w:w="2790" w:type="dxa"/>
          </w:tcPr>
          <w:p w14:paraId="649521C6" w14:textId="77777777" w:rsidR="00D81496" w:rsidRDefault="005A5E1F">
            <w:pPr>
              <w:cnfStyle w:val="000000100000" w:firstRow="0" w:lastRow="0" w:firstColumn="0" w:lastColumn="0" w:oddVBand="0" w:evenVBand="0" w:oddHBand="1" w:evenHBand="0" w:firstRowFirstColumn="0" w:firstRowLastColumn="0" w:lastRowFirstColumn="0" w:lastRowLastColumn="0"/>
            </w:pPr>
            <w:r>
              <w:t>STRIDE ISP 5.1 – Continuous Monitoring; STRIDE ISP 5.2 – Adverse Event Analysis</w:t>
            </w:r>
          </w:p>
        </w:tc>
      </w:tr>
      <w:tr w:rsidR="00D81496" w14:paraId="55076157" w14:textId="77777777" w:rsidTr="0027552E">
        <w:trPr>
          <w:cantSplit/>
        </w:trPr>
        <w:tc>
          <w:tcPr>
            <w:cnfStyle w:val="001000000000" w:firstRow="0" w:lastRow="0" w:firstColumn="1" w:lastColumn="0" w:oddVBand="0" w:evenVBand="0" w:oddHBand="0" w:evenHBand="0" w:firstRowFirstColumn="0" w:firstRowLastColumn="0" w:lastRowFirstColumn="0" w:lastRowLastColumn="0"/>
            <w:tcW w:w="6858" w:type="dxa"/>
          </w:tcPr>
          <w:p w14:paraId="0007351B" w14:textId="77777777" w:rsidR="00D81496" w:rsidRDefault="005A5E1F" w:rsidP="00455063">
            <w:pPr>
              <w:pStyle w:val="PolicyName"/>
            </w:pPr>
            <w:r w:rsidRPr="00455063">
              <w:rPr>
                <w:b/>
                <w:bCs/>
              </w:rPr>
              <w:t>Incident Management &amp; Analysis (IR Plans, Triage, Escalation, Forensics, Impact)</w:t>
            </w:r>
          </w:p>
          <w:p w14:paraId="732C925D" w14:textId="77777777" w:rsidR="00455063" w:rsidRPr="00455063" w:rsidRDefault="00455063" w:rsidP="00455063">
            <w:pPr>
              <w:pStyle w:val="PolicyName"/>
              <w:rPr>
                <w:b/>
                <w:bCs/>
              </w:rPr>
            </w:pPr>
          </w:p>
          <w:p w14:paraId="7600A03B" w14:textId="77777777" w:rsidR="00455063" w:rsidRPr="00455063" w:rsidRDefault="009D4767" w:rsidP="00455063">
            <w:pPr>
              <w:pStyle w:val="ListParagraph"/>
              <w:numPr>
                <w:ilvl w:val="0"/>
                <w:numId w:val="21"/>
              </w:numPr>
              <w:ind w:left="360"/>
              <w:rPr>
                <w:b w:val="0"/>
                <w:bCs w:val="0"/>
              </w:rPr>
            </w:pPr>
            <w:r w:rsidRPr="00455063">
              <w:rPr>
                <w:b w:val="0"/>
                <w:bCs w:val="0"/>
              </w:rPr>
              <w:t>Execute IR plans (with third parties); triage/validate, categorize/prioritize, escalate as needed; apply criteria to initiate recovery; train and exercise regularly.</w:t>
            </w:r>
          </w:p>
          <w:p w14:paraId="2F8D01B6" w14:textId="7F0B77D2" w:rsidR="00D81496" w:rsidRDefault="009D4767" w:rsidP="00455063">
            <w:pPr>
              <w:pStyle w:val="ListParagraph"/>
              <w:numPr>
                <w:ilvl w:val="0"/>
                <w:numId w:val="21"/>
              </w:numPr>
              <w:ind w:left="360"/>
            </w:pPr>
            <w:r w:rsidRPr="00455063">
              <w:rPr>
                <w:b w:val="0"/>
                <w:bCs w:val="0"/>
              </w:rPr>
              <w:t>Perform root‑cause analysis; preserve records/provenance; collect evidence under chain‑of‑custody; estimate and validate impact; feed lessons learned into plan updates.</w:t>
            </w:r>
          </w:p>
        </w:tc>
        <w:tc>
          <w:tcPr>
            <w:tcW w:w="2880" w:type="dxa"/>
          </w:tcPr>
          <w:p w14:paraId="436669D3" w14:textId="77777777" w:rsidR="00455063" w:rsidRDefault="005A5E1F">
            <w:pPr>
              <w:cnfStyle w:val="000000000000" w:firstRow="0" w:lastRow="0" w:firstColumn="0" w:lastColumn="0" w:oddVBand="0" w:evenVBand="0" w:oddHBand="0" w:evenHBand="0" w:firstRowFirstColumn="0" w:firstRowLastColumn="0" w:lastRowFirstColumn="0" w:lastRowLastColumn="0"/>
            </w:pPr>
            <w:r>
              <w:t>RS.MA-01</w:t>
            </w:r>
            <w:r w:rsidR="0027552E">
              <w:t>,</w:t>
            </w:r>
            <w:r>
              <w:t>RS.MA-</w:t>
            </w:r>
            <w:proofErr w:type="gramStart"/>
            <w:r>
              <w:t>05;</w:t>
            </w:r>
            <w:proofErr w:type="gramEnd"/>
            <w:r>
              <w:t xml:space="preserve"> </w:t>
            </w:r>
          </w:p>
          <w:p w14:paraId="71BCDFAD" w14:textId="77777777" w:rsidR="00455063" w:rsidRDefault="005A5E1F">
            <w:pPr>
              <w:cnfStyle w:val="000000000000" w:firstRow="0" w:lastRow="0" w:firstColumn="0" w:lastColumn="0" w:oddVBand="0" w:evenVBand="0" w:oddHBand="0" w:evenHBand="0" w:firstRowFirstColumn="0" w:firstRowLastColumn="0" w:lastRowFirstColumn="0" w:lastRowLastColumn="0"/>
            </w:pPr>
            <w:r>
              <w:t>RS.AN-03, RS.AN-06</w:t>
            </w:r>
            <w:r w:rsidR="0027552E">
              <w:t>,</w:t>
            </w:r>
          </w:p>
          <w:p w14:paraId="4F875FBC" w14:textId="4AF69B9E" w:rsidR="00D81496" w:rsidRDefault="005A5E1F">
            <w:pPr>
              <w:cnfStyle w:val="000000000000" w:firstRow="0" w:lastRow="0" w:firstColumn="0" w:lastColumn="0" w:oddVBand="0" w:evenVBand="0" w:oddHBand="0" w:evenHBand="0" w:firstRowFirstColumn="0" w:firstRowLastColumn="0" w:lastRowFirstColumn="0" w:lastRowLastColumn="0"/>
            </w:pPr>
            <w:r>
              <w:t>RS.AN-08</w:t>
            </w:r>
          </w:p>
        </w:tc>
        <w:tc>
          <w:tcPr>
            <w:tcW w:w="2790" w:type="dxa"/>
          </w:tcPr>
          <w:p w14:paraId="177094C1" w14:textId="77777777" w:rsidR="00D81496" w:rsidRDefault="005A5E1F">
            <w:pPr>
              <w:cnfStyle w:val="000000000000" w:firstRow="0" w:lastRow="0" w:firstColumn="0" w:lastColumn="0" w:oddVBand="0" w:evenVBand="0" w:oddHBand="0" w:evenHBand="0" w:firstRowFirstColumn="0" w:firstRowLastColumn="0" w:lastRowFirstColumn="0" w:lastRowLastColumn="0"/>
            </w:pPr>
            <w:r>
              <w:t>STRIDE ISP 6.1 – Incident Management; STRIDE ISP 6.2 – Incident Analysis</w:t>
            </w:r>
          </w:p>
        </w:tc>
      </w:tr>
      <w:tr w:rsidR="00D81496" w14:paraId="0DFC349C" w14:textId="77777777" w:rsidTr="002755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6858" w:type="dxa"/>
          </w:tcPr>
          <w:p w14:paraId="172E2D69" w14:textId="77777777" w:rsidR="00D81496" w:rsidRDefault="005A5E1F" w:rsidP="00455063">
            <w:pPr>
              <w:pStyle w:val="PolicyName"/>
            </w:pPr>
            <w:r w:rsidRPr="00455063">
              <w:rPr>
                <w:b/>
                <w:bCs/>
              </w:rPr>
              <w:lastRenderedPageBreak/>
              <w:t>Forensic Handling Boundaries (Legal Direction &amp; Outsourced Forensics)</w:t>
            </w:r>
          </w:p>
          <w:p w14:paraId="37B9CB06" w14:textId="77777777" w:rsidR="00455063" w:rsidRPr="00455063" w:rsidRDefault="00455063" w:rsidP="00455063">
            <w:pPr>
              <w:pStyle w:val="PolicyName"/>
              <w:rPr>
                <w:b/>
                <w:bCs/>
              </w:rPr>
            </w:pPr>
          </w:p>
          <w:p w14:paraId="6190D0B6" w14:textId="2DC099AA" w:rsidR="00D81496" w:rsidRPr="00455063" w:rsidRDefault="009D4767" w:rsidP="00455063">
            <w:pPr>
              <w:pStyle w:val="ListParagraph"/>
              <w:rPr>
                <w:b w:val="0"/>
                <w:bCs w:val="0"/>
              </w:rPr>
            </w:pPr>
            <w:r w:rsidRPr="00455063">
              <w:rPr>
                <w:b w:val="0"/>
                <w:bCs w:val="0"/>
              </w:rPr>
              <w:t>Matters involving Legal/HR/regulators or law enforcement require third‑party digital forensics retained by Legal; internal Security limits actions to isolation/preservation and chain‑of‑custody transfer.</w:t>
            </w:r>
          </w:p>
        </w:tc>
        <w:tc>
          <w:tcPr>
            <w:tcW w:w="2880" w:type="dxa"/>
          </w:tcPr>
          <w:p w14:paraId="0BA3BF78" w14:textId="77777777" w:rsidR="00D81496" w:rsidRDefault="005A5E1F">
            <w:pPr>
              <w:cnfStyle w:val="000000100000" w:firstRow="0" w:lastRow="0" w:firstColumn="0" w:lastColumn="0" w:oddVBand="0" w:evenVBand="0" w:oddHBand="1" w:evenHBand="0" w:firstRowFirstColumn="0" w:firstRowLastColumn="0" w:lastRowFirstColumn="0" w:lastRowLastColumn="0"/>
            </w:pPr>
            <w:r>
              <w:t>RS.AN (support), GV.RR</w:t>
            </w:r>
          </w:p>
        </w:tc>
        <w:tc>
          <w:tcPr>
            <w:tcW w:w="2790" w:type="dxa"/>
          </w:tcPr>
          <w:p w14:paraId="23F520E8" w14:textId="77777777" w:rsidR="00D81496" w:rsidRDefault="005A5E1F">
            <w:pPr>
              <w:cnfStyle w:val="000000100000" w:firstRow="0" w:lastRow="0" w:firstColumn="0" w:lastColumn="0" w:oddVBand="0" w:evenVBand="0" w:oddHBand="1" w:evenHBand="0" w:firstRowFirstColumn="0" w:firstRowLastColumn="0" w:lastRowFirstColumn="0" w:lastRowLastColumn="0"/>
            </w:pPr>
            <w:r>
              <w:t>STRIDE IISP 10.0 – Forensic Handling of Sensitive Matters</w:t>
            </w:r>
          </w:p>
        </w:tc>
      </w:tr>
      <w:tr w:rsidR="00D81496" w14:paraId="3AD70A96" w14:textId="77777777" w:rsidTr="0027552E">
        <w:trPr>
          <w:cantSplit/>
        </w:trPr>
        <w:tc>
          <w:tcPr>
            <w:cnfStyle w:val="001000000000" w:firstRow="0" w:lastRow="0" w:firstColumn="1" w:lastColumn="0" w:oddVBand="0" w:evenVBand="0" w:oddHBand="0" w:evenHBand="0" w:firstRowFirstColumn="0" w:firstRowLastColumn="0" w:lastRowFirstColumn="0" w:lastRowLastColumn="0"/>
            <w:tcW w:w="6858" w:type="dxa"/>
          </w:tcPr>
          <w:p w14:paraId="1F7AED5C" w14:textId="77777777" w:rsidR="00D81496" w:rsidRDefault="005A5E1F" w:rsidP="00455063">
            <w:pPr>
              <w:pStyle w:val="PolicyName"/>
            </w:pPr>
            <w:r w:rsidRPr="00455063">
              <w:rPr>
                <w:b/>
                <w:bCs/>
              </w:rPr>
              <w:t>Business Continuity &amp; Travel Security</w:t>
            </w:r>
          </w:p>
          <w:p w14:paraId="6EF4F7FA" w14:textId="77777777" w:rsidR="00455063" w:rsidRPr="00455063" w:rsidRDefault="00455063" w:rsidP="00455063">
            <w:pPr>
              <w:pStyle w:val="PolicyName"/>
              <w:rPr>
                <w:b/>
                <w:bCs/>
              </w:rPr>
            </w:pPr>
          </w:p>
          <w:p w14:paraId="55218411" w14:textId="77777777" w:rsidR="00455063" w:rsidRPr="00455063" w:rsidRDefault="009D4767" w:rsidP="00455063">
            <w:pPr>
              <w:pStyle w:val="ListParagraph"/>
              <w:numPr>
                <w:ilvl w:val="0"/>
                <w:numId w:val="23"/>
              </w:numPr>
              <w:ind w:left="360"/>
              <w:rPr>
                <w:b w:val="0"/>
                <w:bCs w:val="0"/>
              </w:rPr>
            </w:pPr>
            <w:proofErr w:type="gramStart"/>
            <w:r w:rsidRPr="00455063">
              <w:rPr>
                <w:b w:val="0"/>
                <w:bCs w:val="0"/>
              </w:rPr>
              <w:t>Annual BIAs,</w:t>
            </w:r>
            <w:proofErr w:type="gramEnd"/>
            <w:r w:rsidRPr="00455063">
              <w:rPr>
                <w:b w:val="0"/>
                <w:bCs w:val="0"/>
              </w:rPr>
              <w:t xml:space="preserve"> owned/maintained BCPs, exercises and AARs; align RTO/RPO/MAD with IR/Recovery activation.</w:t>
            </w:r>
          </w:p>
          <w:p w14:paraId="49F0AE19" w14:textId="2E92E9D6" w:rsidR="00D81496" w:rsidRDefault="00455063" w:rsidP="00455063">
            <w:pPr>
              <w:pStyle w:val="ListParagraph"/>
              <w:numPr>
                <w:ilvl w:val="0"/>
                <w:numId w:val="23"/>
              </w:numPr>
              <w:ind w:left="360"/>
            </w:pPr>
            <w:r w:rsidRPr="00455063">
              <w:rPr>
                <w:b w:val="0"/>
                <w:bCs w:val="0"/>
              </w:rPr>
              <w:t>I</w:t>
            </w:r>
            <w:r w:rsidR="009D4767" w:rsidRPr="00455063">
              <w:rPr>
                <w:b w:val="0"/>
                <w:bCs w:val="0"/>
              </w:rPr>
              <w:t>nternational travel requires advance approval; restricted geographies enforced; remote access via VPN + VDI; device hardening and post‑travel hygiene.</w:t>
            </w:r>
          </w:p>
        </w:tc>
        <w:tc>
          <w:tcPr>
            <w:tcW w:w="2880" w:type="dxa"/>
          </w:tcPr>
          <w:p w14:paraId="11963A6A" w14:textId="77777777" w:rsidR="00455063" w:rsidRDefault="005A5E1F">
            <w:pPr>
              <w:cnfStyle w:val="000000000000" w:firstRow="0" w:lastRow="0" w:firstColumn="0" w:lastColumn="0" w:oddVBand="0" w:evenVBand="0" w:oddHBand="0" w:evenHBand="0" w:firstRowFirstColumn="0" w:firstRowLastColumn="0" w:lastRowFirstColumn="0" w:lastRowLastColumn="0"/>
            </w:pPr>
            <w:r>
              <w:t>ID.BE-4/5; RS.MA-05; PR.IR-01; PR.DS-</w:t>
            </w:r>
            <w:proofErr w:type="gramStart"/>
            <w:r>
              <w:t>02;</w:t>
            </w:r>
            <w:proofErr w:type="gramEnd"/>
            <w:r>
              <w:t xml:space="preserve"> </w:t>
            </w:r>
          </w:p>
          <w:p w14:paraId="3153E075" w14:textId="5D43EADE" w:rsidR="00D81496" w:rsidRDefault="005A5E1F">
            <w:pPr>
              <w:cnfStyle w:val="000000000000" w:firstRow="0" w:lastRow="0" w:firstColumn="0" w:lastColumn="0" w:oddVBand="0" w:evenVBand="0" w:oddHBand="0" w:evenHBand="0" w:firstRowFirstColumn="0" w:firstRowLastColumn="0" w:lastRowFirstColumn="0" w:lastRowLastColumn="0"/>
            </w:pPr>
            <w:r>
              <w:t>PR.AT-01</w:t>
            </w:r>
          </w:p>
        </w:tc>
        <w:tc>
          <w:tcPr>
            <w:tcW w:w="2790" w:type="dxa"/>
          </w:tcPr>
          <w:p w14:paraId="79D6A724" w14:textId="77777777" w:rsidR="00D81496" w:rsidRDefault="005A5E1F">
            <w:pPr>
              <w:cnfStyle w:val="000000000000" w:firstRow="0" w:lastRow="0" w:firstColumn="0" w:lastColumn="0" w:oddVBand="0" w:evenVBand="0" w:oddHBand="0" w:evenHBand="0" w:firstRowFirstColumn="0" w:firstRowLastColumn="0" w:lastRowFirstColumn="0" w:lastRowLastColumn="0"/>
            </w:pPr>
            <w:r>
              <w:t>STRIDE IISP 1.0 – Business Continuity; STRIDE IISP 3.0 – International Travel</w:t>
            </w:r>
          </w:p>
        </w:tc>
      </w:tr>
    </w:tbl>
    <w:p w14:paraId="66BDF5BB" w14:textId="77777777" w:rsidR="005A5E1F" w:rsidRDefault="005A5E1F"/>
    <w:sectPr w:rsidR="00000000" w:rsidSect="00B9284B">
      <w:pgSz w:w="15840" w:h="12240" w:orient="landscape"/>
      <w:pgMar w:top="1800" w:right="1440" w:bottom="180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dy Robinson" w:date="2026-02-05T15:50:00Z" w:initials="AR">
    <w:p w14:paraId="5C6032A2" w14:textId="77777777" w:rsidR="0065075B" w:rsidRDefault="0065075B" w:rsidP="0065075B">
      <w:r>
        <w:rPr>
          <w:rStyle w:val="CommentReference"/>
        </w:rPr>
        <w:annotationRef/>
      </w:r>
      <w:r>
        <w:rPr>
          <w:sz w:val="20"/>
          <w:szCs w:val="20"/>
        </w:rPr>
        <w:t>Eliminate complexity rules (they reduce password entropy by 7-9 bits), and increase minimum length to 16.</w:t>
      </w:r>
    </w:p>
  </w:comment>
  <w:comment w:id="2" w:author="Andy Robinson" w:date="2026-02-05T15:52:00Z" w:initials="AR">
    <w:p w14:paraId="6B9178E0" w14:textId="77777777" w:rsidR="007552A3" w:rsidRDefault="007552A3" w:rsidP="007552A3">
      <w:r>
        <w:rPr>
          <w:rStyle w:val="CommentReference"/>
        </w:rPr>
        <w:annotationRef/>
      </w:r>
      <w:r>
        <w:rPr>
          <w:sz w:val="20"/>
          <w:szCs w:val="20"/>
        </w:rPr>
        <w:t>Account lockouts are a source of lost productivity for users and the helpdesk - if possible, notify SOC of repeated password attempts at 5, lock out at 10 attempts.  This will not not have a meaningful impact on brute force password guessing attacks, which should be identified early based on attacker location and number of attempts.</w:t>
      </w:r>
    </w:p>
  </w:comment>
  <w:comment w:id="3" w:author="Andy Robinson" w:date="2026-02-05T15:54:00Z" w:initials="AR">
    <w:p w14:paraId="2CEA2AD0" w14:textId="77777777" w:rsidR="005A660C" w:rsidRDefault="005A660C" w:rsidP="005A660C">
      <w:r>
        <w:rPr>
          <w:rStyle w:val="CommentReference"/>
        </w:rPr>
        <w:annotationRef/>
      </w:r>
      <w:r>
        <w:rPr>
          <w:sz w:val="20"/>
          <w:szCs w:val="20"/>
        </w:rPr>
        <w:t>Any credentials in AWS SSM Parameter Store should  be moved to AWS Secrets Manager. Parameter Store is best for configuration storage.</w:t>
      </w:r>
    </w:p>
  </w:comment>
  <w:comment w:id="4" w:author="Andy Robinson" w:date="2026-02-05T15:58:00Z" w:initials="AR">
    <w:p w14:paraId="7C6384C9" w14:textId="77777777" w:rsidR="002A57CF" w:rsidRDefault="002A57CF" w:rsidP="002A57CF">
      <w:r>
        <w:rPr>
          <w:rStyle w:val="CommentReference"/>
        </w:rPr>
        <w:annotationRef/>
      </w:r>
      <w:r>
        <w:rPr>
          <w:sz w:val="20"/>
          <w:szCs w:val="20"/>
        </w:rPr>
        <w:t>A great application for LLMs, requires R/O access to logs.  Human training of model involves initial manual review and the identification of normal and anomalous usage patters.</w:t>
      </w:r>
    </w:p>
    <w:p w14:paraId="10EA109A" w14:textId="77777777" w:rsidR="002A57CF" w:rsidRDefault="002A57CF" w:rsidP="002A57CF"/>
    <w:p w14:paraId="75E5D9DE" w14:textId="77777777" w:rsidR="002A57CF" w:rsidRDefault="002A57CF" w:rsidP="002A57CF">
      <w:r>
        <w:rPr>
          <w:sz w:val="20"/>
          <w:szCs w:val="20"/>
        </w:rPr>
        <w:t>LLMs do not substitute for human review, and they may be mistaken or miss things.  But they will substantially reduce the time and effort involved in log review.  Several products already integrate this, and Srtride may already be using them.</w:t>
      </w:r>
    </w:p>
  </w:comment>
  <w:comment w:id="5" w:author="Andy Robinson" w:date="2026-02-05T15:55:00Z" w:initials="AR">
    <w:p w14:paraId="3DC8A137" w14:textId="4EB53F74" w:rsidR="00AC358E" w:rsidRDefault="00AC358E" w:rsidP="00AC358E">
      <w:r>
        <w:rPr>
          <w:rStyle w:val="CommentReference"/>
        </w:rPr>
        <w:annotationRef/>
      </w:r>
      <w:r>
        <w:rPr>
          <w:sz w:val="20"/>
          <w:szCs w:val="20"/>
        </w:rPr>
        <w:t>Are these integrated with HR incept, transition, and separation procedures?</w:t>
      </w:r>
    </w:p>
  </w:comment>
  <w:comment w:id="6" w:author="Andy Robinson" w:date="2026-02-05T15:56:00Z" w:initials="AR">
    <w:p w14:paraId="7B5AB8C9" w14:textId="77777777" w:rsidR="00E23416" w:rsidRDefault="00E23416" w:rsidP="00E23416">
      <w:r>
        <w:rPr>
          <w:rStyle w:val="CommentReference"/>
        </w:rPr>
        <w:annotationRef/>
      </w:r>
      <w:r>
        <w:rPr>
          <w:sz w:val="20"/>
          <w:szCs w:val="20"/>
        </w:rPr>
        <w:t>UARs are a great application for LLMs, if they can access basic user information/roles and current access, all R/O</w:t>
      </w:r>
    </w:p>
  </w:comment>
  <w:comment w:id="7" w:author="Andy Robinson" w:date="2026-02-05T15:59:00Z" w:initials="AR">
    <w:p w14:paraId="5C04A521" w14:textId="77777777" w:rsidR="002F50F4" w:rsidRDefault="002F50F4" w:rsidP="002F50F4">
      <w:r>
        <w:rPr>
          <w:rStyle w:val="CommentReference"/>
        </w:rPr>
        <w:annotationRef/>
      </w:r>
      <w:r>
        <w:rPr>
          <w:sz w:val="20"/>
          <w:szCs w:val="20"/>
        </w:rPr>
        <w:t>Do you rename the root user, or remove it's password and grant access by SUDO (potentially dangerous)?</w:t>
      </w:r>
    </w:p>
  </w:comment>
  <w:comment w:id="8" w:author="Andy Robinson" w:date="2026-02-05T16:01:00Z" w:initials="AR">
    <w:p w14:paraId="2221C430" w14:textId="77777777" w:rsidR="00C7024E" w:rsidRDefault="00C7024E" w:rsidP="00C7024E">
      <w:r>
        <w:rPr>
          <w:rStyle w:val="CommentReference"/>
        </w:rPr>
        <w:annotationRef/>
      </w:r>
      <w:r>
        <w:rPr>
          <w:sz w:val="20"/>
          <w:szCs w:val="20"/>
        </w:rPr>
        <w:t>Suggest TLS 1.3 as standard with exception in the (extremely rare) cases it isn't supported.</w:t>
      </w:r>
    </w:p>
    <w:p w14:paraId="047023C8" w14:textId="77777777" w:rsidR="00C7024E" w:rsidRDefault="00C7024E" w:rsidP="00C7024E"/>
    <w:p w14:paraId="1F7052B9" w14:textId="77777777" w:rsidR="00C7024E" w:rsidRDefault="00C7024E" w:rsidP="00C7024E">
      <w:r>
        <w:rPr>
          <w:sz w:val="20"/>
          <w:szCs w:val="20"/>
        </w:rPr>
        <w:t>May cause  some issues with customers and older OSs.</w:t>
      </w:r>
    </w:p>
  </w:comment>
  <w:comment w:id="9" w:author="Andy Robinson" w:date="2026-02-05T17:30:00Z" w:initials="AR">
    <w:p w14:paraId="0A1D7FC4" w14:textId="77777777" w:rsidR="00F755F4" w:rsidRDefault="00F755F4" w:rsidP="00F755F4">
      <w:r>
        <w:rPr>
          <w:rStyle w:val="CommentReference"/>
        </w:rPr>
        <w:annotationRef/>
      </w:r>
      <w:r>
        <w:rPr>
          <w:sz w:val="20"/>
          <w:szCs w:val="20"/>
        </w:rPr>
        <w:t>Data retention?</w:t>
      </w:r>
    </w:p>
  </w:comment>
  <w:comment w:id="10" w:author="Andy Robinson" w:date="2026-02-05T19:51:00Z" w:initials="AR">
    <w:p w14:paraId="5D296869" w14:textId="77777777" w:rsidR="005A5E1F" w:rsidRDefault="005A5E1F" w:rsidP="005A5E1F">
      <w:r>
        <w:rPr>
          <w:rStyle w:val="CommentReference"/>
        </w:rPr>
        <w:annotationRef/>
      </w:r>
      <w:r>
        <w:rPr>
          <w:sz w:val="20"/>
          <w:szCs w:val="20"/>
        </w:rPr>
        <w:t>Multi-region, hot-warm, hot-cold, hot-warm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6032A2" w15:done="0"/>
  <w15:commentEx w15:paraId="6B9178E0" w15:done="0"/>
  <w15:commentEx w15:paraId="2CEA2AD0" w15:done="0"/>
  <w15:commentEx w15:paraId="75E5D9DE" w15:done="0"/>
  <w15:commentEx w15:paraId="3DC8A137" w15:done="0"/>
  <w15:commentEx w15:paraId="7B5AB8C9" w15:done="0"/>
  <w15:commentEx w15:paraId="5C04A521" w15:done="0"/>
  <w15:commentEx w15:paraId="1F7052B9" w15:done="0"/>
  <w15:commentEx w15:paraId="0A1D7FC4" w15:done="0"/>
  <w15:commentEx w15:paraId="5D2968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E2823E" w16cex:dateUtc="2026-02-05T20:50:00Z"/>
  <w16cex:commentExtensible w16cex:durableId="2F246DCF" w16cex:dateUtc="2026-02-05T20:52:00Z"/>
  <w16cex:commentExtensible w16cex:durableId="7531CCF3" w16cex:dateUtc="2026-02-05T20:54:00Z"/>
  <w16cex:commentExtensible w16cex:durableId="4981EA03" w16cex:dateUtc="2026-02-05T20:58:00Z"/>
  <w16cex:commentExtensible w16cex:durableId="6F11E2C0" w16cex:dateUtc="2026-02-05T20:55:00Z"/>
  <w16cex:commentExtensible w16cex:durableId="7920F2A4" w16cex:dateUtc="2026-02-05T20:56:00Z"/>
  <w16cex:commentExtensible w16cex:durableId="64AE43D9" w16cex:dateUtc="2026-02-05T20:59:00Z"/>
  <w16cex:commentExtensible w16cex:durableId="11DB662A" w16cex:dateUtc="2026-02-05T21:01:00Z"/>
  <w16cex:commentExtensible w16cex:durableId="417EB105" w16cex:dateUtc="2026-02-05T22:30:00Z"/>
  <w16cex:commentExtensible w16cex:durableId="216409F0" w16cex:dateUtc="2026-02-06T00: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6032A2" w16cid:durableId="7FE2823E"/>
  <w16cid:commentId w16cid:paraId="6B9178E0" w16cid:durableId="2F246DCF"/>
  <w16cid:commentId w16cid:paraId="2CEA2AD0" w16cid:durableId="7531CCF3"/>
  <w16cid:commentId w16cid:paraId="75E5D9DE" w16cid:durableId="4981EA03"/>
  <w16cid:commentId w16cid:paraId="3DC8A137" w16cid:durableId="6F11E2C0"/>
  <w16cid:commentId w16cid:paraId="7B5AB8C9" w16cid:durableId="7920F2A4"/>
  <w16cid:commentId w16cid:paraId="5C04A521" w16cid:durableId="64AE43D9"/>
  <w16cid:commentId w16cid:paraId="1F7052B9" w16cid:durableId="11DB662A"/>
  <w16cid:commentId w16cid:paraId="0A1D7FC4" w16cid:durableId="417EB105"/>
  <w16cid:commentId w16cid:paraId="5D296869" w16cid:durableId="216409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B679C6"/>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C7C7FA2"/>
    <w:multiLevelType w:val="hybridMultilevel"/>
    <w:tmpl w:val="99E42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C10F8C"/>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2A2C26A5"/>
    <w:multiLevelType w:val="hybridMultilevel"/>
    <w:tmpl w:val="7C9A7B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1E3566"/>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2C25461C"/>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0CE0393"/>
    <w:multiLevelType w:val="singleLevel"/>
    <w:tmpl w:val="A0EE3C8A"/>
    <w:lvl w:ilvl="0">
      <w:start w:val="1"/>
      <w:numFmt w:val="bullet"/>
      <w:pStyle w:val="ListParagraph"/>
      <w:lvlText w:val=""/>
      <w:lvlJc w:val="left"/>
      <w:pPr>
        <w:ind w:left="720" w:hanging="360"/>
      </w:pPr>
      <w:rPr>
        <w:rFonts w:ascii="Symbol" w:hAnsi="Symbol" w:hint="default"/>
      </w:rPr>
    </w:lvl>
  </w:abstractNum>
  <w:abstractNum w:abstractNumId="16" w15:restartNumberingAfterBreak="0">
    <w:nsid w:val="38303B57"/>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412B3DE7"/>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42DA746D"/>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46591A8B"/>
    <w:multiLevelType w:val="singleLevel"/>
    <w:tmpl w:val="04090001"/>
    <w:lvl w:ilvl="0">
      <w:start w:val="1"/>
      <w:numFmt w:val="bullet"/>
      <w:lvlText w:val=""/>
      <w:lvlJc w:val="left"/>
      <w:pPr>
        <w:ind w:left="720" w:hanging="360"/>
      </w:pPr>
      <w:rPr>
        <w:rFonts w:ascii="Symbol" w:hAnsi="Symbol" w:hint="default"/>
      </w:rPr>
    </w:lvl>
  </w:abstractNum>
  <w:abstractNum w:abstractNumId="20" w15:restartNumberingAfterBreak="0">
    <w:nsid w:val="47C505C6"/>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67142964"/>
    <w:multiLevelType w:val="singleLevel"/>
    <w:tmpl w:val="04090001"/>
    <w:lvl w:ilvl="0">
      <w:start w:val="1"/>
      <w:numFmt w:val="bullet"/>
      <w:lvlText w:val=""/>
      <w:lvlJc w:val="left"/>
      <w:pPr>
        <w:ind w:left="720" w:hanging="360"/>
      </w:pPr>
      <w:rPr>
        <w:rFonts w:ascii="Symbol" w:hAnsi="Symbol" w:hint="default"/>
      </w:rPr>
    </w:lvl>
  </w:abstractNum>
  <w:abstractNum w:abstractNumId="22" w15:restartNumberingAfterBreak="0">
    <w:nsid w:val="733216D2"/>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7D6611F4"/>
    <w:multiLevelType w:val="singleLevel"/>
    <w:tmpl w:val="04090001"/>
    <w:lvl w:ilvl="0">
      <w:start w:val="1"/>
      <w:numFmt w:val="bullet"/>
      <w:lvlText w:val=""/>
      <w:lvlJc w:val="left"/>
      <w:pPr>
        <w:ind w:left="720" w:hanging="360"/>
      </w:pPr>
      <w:rPr>
        <w:rFonts w:ascii="Symbol" w:hAnsi="Symbol" w:hint="default"/>
      </w:rPr>
    </w:lvl>
  </w:abstractNum>
  <w:num w:numId="1" w16cid:durableId="1937863402">
    <w:abstractNumId w:val="8"/>
  </w:num>
  <w:num w:numId="2" w16cid:durableId="1250500695">
    <w:abstractNumId w:val="6"/>
  </w:num>
  <w:num w:numId="3" w16cid:durableId="785269984">
    <w:abstractNumId w:val="5"/>
  </w:num>
  <w:num w:numId="4" w16cid:durableId="936596666">
    <w:abstractNumId w:val="4"/>
  </w:num>
  <w:num w:numId="5" w16cid:durableId="1499270951">
    <w:abstractNumId w:val="7"/>
  </w:num>
  <w:num w:numId="6" w16cid:durableId="1808862141">
    <w:abstractNumId w:val="3"/>
  </w:num>
  <w:num w:numId="7" w16cid:durableId="1015418350">
    <w:abstractNumId w:val="2"/>
  </w:num>
  <w:num w:numId="8" w16cid:durableId="1104106778">
    <w:abstractNumId w:val="1"/>
  </w:num>
  <w:num w:numId="9" w16cid:durableId="1562131047">
    <w:abstractNumId w:val="0"/>
  </w:num>
  <w:num w:numId="10" w16cid:durableId="73741165">
    <w:abstractNumId w:val="10"/>
  </w:num>
  <w:num w:numId="11" w16cid:durableId="779449993">
    <w:abstractNumId w:val="15"/>
  </w:num>
  <w:num w:numId="12" w16cid:durableId="2033415304">
    <w:abstractNumId w:val="21"/>
  </w:num>
  <w:num w:numId="13" w16cid:durableId="1622807013">
    <w:abstractNumId w:val="14"/>
  </w:num>
  <w:num w:numId="14" w16cid:durableId="1469935070">
    <w:abstractNumId w:val="13"/>
  </w:num>
  <w:num w:numId="15" w16cid:durableId="324553901">
    <w:abstractNumId w:val="20"/>
  </w:num>
  <w:num w:numId="16" w16cid:durableId="556401231">
    <w:abstractNumId w:val="19"/>
  </w:num>
  <w:num w:numId="17" w16cid:durableId="841706160">
    <w:abstractNumId w:val="16"/>
  </w:num>
  <w:num w:numId="18" w16cid:durableId="207229010">
    <w:abstractNumId w:val="17"/>
  </w:num>
  <w:num w:numId="19" w16cid:durableId="1869053783">
    <w:abstractNumId w:val="22"/>
  </w:num>
  <w:num w:numId="20" w16cid:durableId="560022732">
    <w:abstractNumId w:val="23"/>
  </w:num>
  <w:num w:numId="21" w16cid:durableId="341707714">
    <w:abstractNumId w:val="18"/>
  </w:num>
  <w:num w:numId="22" w16cid:durableId="740716485">
    <w:abstractNumId w:val="11"/>
  </w:num>
  <w:num w:numId="23" w16cid:durableId="1372535981">
    <w:abstractNumId w:val="9"/>
  </w:num>
  <w:num w:numId="24" w16cid:durableId="112357332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Robinson">
    <w15:presenceInfo w15:providerId="AD" w15:userId="S::atr@atra.us::8b783023-70e1-4cbb-a17c-a4493e671d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4DC"/>
    <w:rsid w:val="0015074B"/>
    <w:rsid w:val="0027552E"/>
    <w:rsid w:val="0029639D"/>
    <w:rsid w:val="002A57CF"/>
    <w:rsid w:val="002F50F4"/>
    <w:rsid w:val="00326F90"/>
    <w:rsid w:val="00455063"/>
    <w:rsid w:val="004E06C5"/>
    <w:rsid w:val="005A5E1F"/>
    <w:rsid w:val="005A660C"/>
    <w:rsid w:val="0065075B"/>
    <w:rsid w:val="007552A3"/>
    <w:rsid w:val="008437CB"/>
    <w:rsid w:val="008F1E76"/>
    <w:rsid w:val="00917633"/>
    <w:rsid w:val="009614AE"/>
    <w:rsid w:val="009D4767"/>
    <w:rsid w:val="00AA1D8D"/>
    <w:rsid w:val="00AC358E"/>
    <w:rsid w:val="00B47730"/>
    <w:rsid w:val="00B9284B"/>
    <w:rsid w:val="00C7024E"/>
    <w:rsid w:val="00CB0664"/>
    <w:rsid w:val="00CE1C04"/>
    <w:rsid w:val="00D81496"/>
    <w:rsid w:val="00DC1FBE"/>
    <w:rsid w:val="00E15322"/>
    <w:rsid w:val="00E23416"/>
    <w:rsid w:val="00F51B77"/>
    <w:rsid w:val="00F755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FE224"/>
  <w14:defaultImageDpi w14:val="300"/>
  <w15:docId w15:val="{57F15161-C813-2346-8076-DAF09228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476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9D4767"/>
    <w:pPr>
      <w:numPr>
        <w:numId w:val="11"/>
      </w:numPr>
      <w:spacing w:after="100" w:line="240" w:lineRule="auto"/>
      <w:ind w:left="360"/>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
    <w:name w:val="Grid Table 4"/>
    <w:basedOn w:val="TableNormal"/>
    <w:uiPriority w:val="49"/>
    <w:rsid w:val="009D476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olicyName">
    <w:name w:val="Policy Name"/>
    <w:basedOn w:val="Normal"/>
    <w:qFormat/>
    <w:rsid w:val="0027552E"/>
    <w:pPr>
      <w:spacing w:after="0" w:line="240" w:lineRule="auto"/>
    </w:pPr>
    <w:rPr>
      <w:b/>
      <w:bCs/>
      <w:color w:val="4F81BD" w:themeColor="accent1"/>
    </w:rPr>
  </w:style>
  <w:style w:type="paragraph" w:styleId="Revision">
    <w:name w:val="Revision"/>
    <w:hidden/>
    <w:uiPriority w:val="99"/>
    <w:semiHidden/>
    <w:rsid w:val="009614AE"/>
    <w:pPr>
      <w:spacing w:after="0" w:line="240" w:lineRule="auto"/>
    </w:pPr>
  </w:style>
  <w:style w:type="character" w:styleId="CommentReference">
    <w:name w:val="annotation reference"/>
    <w:basedOn w:val="DefaultParagraphFont"/>
    <w:uiPriority w:val="99"/>
    <w:semiHidden/>
    <w:unhideWhenUsed/>
    <w:rsid w:val="0065075B"/>
    <w:rPr>
      <w:sz w:val="16"/>
      <w:szCs w:val="16"/>
    </w:rPr>
  </w:style>
  <w:style w:type="paragraph" w:styleId="CommentText">
    <w:name w:val="annotation text"/>
    <w:basedOn w:val="Normal"/>
    <w:link w:val="CommentTextChar"/>
    <w:uiPriority w:val="99"/>
    <w:semiHidden/>
    <w:unhideWhenUsed/>
    <w:rsid w:val="0065075B"/>
    <w:pPr>
      <w:spacing w:line="240" w:lineRule="auto"/>
    </w:pPr>
    <w:rPr>
      <w:sz w:val="20"/>
      <w:szCs w:val="20"/>
    </w:rPr>
  </w:style>
  <w:style w:type="character" w:customStyle="1" w:styleId="CommentTextChar">
    <w:name w:val="Comment Text Char"/>
    <w:basedOn w:val="DefaultParagraphFont"/>
    <w:link w:val="CommentText"/>
    <w:uiPriority w:val="99"/>
    <w:semiHidden/>
    <w:rsid w:val="0065075B"/>
    <w:rPr>
      <w:sz w:val="20"/>
      <w:szCs w:val="20"/>
    </w:rPr>
  </w:style>
  <w:style w:type="paragraph" w:styleId="CommentSubject">
    <w:name w:val="annotation subject"/>
    <w:basedOn w:val="CommentText"/>
    <w:next w:val="CommentText"/>
    <w:link w:val="CommentSubjectChar"/>
    <w:uiPriority w:val="99"/>
    <w:semiHidden/>
    <w:unhideWhenUsed/>
    <w:rsid w:val="0065075B"/>
    <w:rPr>
      <w:b/>
      <w:bCs/>
    </w:rPr>
  </w:style>
  <w:style w:type="character" w:customStyle="1" w:styleId="CommentSubjectChar">
    <w:name w:val="Comment Subject Char"/>
    <w:basedOn w:val="CommentTextChar"/>
    <w:link w:val="CommentSubject"/>
    <w:uiPriority w:val="99"/>
    <w:semiHidden/>
    <w:rsid w:val="006507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Pages>
  <Words>1012</Words>
  <Characters>7360</Characters>
  <Application>Microsoft Office Word</Application>
  <DocSecurity>0</DocSecurity>
  <Lines>490</Lines>
  <Paragraphs>220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19</cp:revision>
  <dcterms:created xsi:type="dcterms:W3CDTF">2026-02-05T20:06:00Z</dcterms:created>
  <dcterms:modified xsi:type="dcterms:W3CDTF">2026-02-06T00:51:00Z</dcterms:modified>
  <cp:category/>
</cp:coreProperties>
</file>